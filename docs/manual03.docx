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5B7" w:rsidRDefault="002115E8" w:rsidP="00AE3F4F">
      <w:pPr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r>
        <w:rPr>
          <w:rFonts w:ascii="TH SarabunPSK" w:hAnsi="TH SarabunPSK" w:cs="TH SarabunPSK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-546735</wp:posOffset>
                </wp:positionV>
                <wp:extent cx="208915" cy="238760"/>
                <wp:effectExtent l="0" t="0" r="635" b="889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15" cy="238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16EB45" id="Rectangle 12" o:spid="_x0000_s1026" style="position:absolute;margin-left:440.6pt;margin-top:-43.05pt;width:16.45pt;height:1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" fillcolor="white [3212]" stroked="f" strokeweight="2pt">
                <v:path arrowok="t"/>
              </v:rect>
            </w:pict>
          </mc:Fallback>
        </mc:AlternateContent>
      </w:r>
      <w:r w:rsidR="0027145C">
        <w:rPr>
          <w:rFonts w:ascii="TH SarabunPSK" w:hAnsi="TH SarabunPSK" w:cs="TH SarabunPSK"/>
          <w:b/>
          <w:bCs/>
          <w:noProof/>
          <w:sz w:val="48"/>
          <w:szCs w:val="48"/>
        </w:rPr>
        <w:drawing>
          <wp:inline distT="0" distB="0" distL="0" distR="0">
            <wp:extent cx="2945130" cy="2945130"/>
            <wp:effectExtent l="0" t="0" r="0" b="0"/>
            <wp:docPr id="1" name="Picture 1" descr="logo-science M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science MS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8CF" w:rsidRDefault="00FE08CF" w:rsidP="00AE3F4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:rsidR="00FE08CF" w:rsidRPr="00F44F3F" w:rsidRDefault="00FE08CF" w:rsidP="00AE3F4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:rsidR="00916B23" w:rsidRPr="00F44F3F" w:rsidRDefault="00916B23" w:rsidP="00AE3F4F">
      <w:pPr>
        <w:jc w:val="center"/>
        <w:rPr>
          <w:rFonts w:ascii="TH SarabunPSK" w:hAnsi="TH SarabunPSK" w:cs="TH SarabunPSK"/>
          <w:b/>
          <w:bCs/>
          <w:sz w:val="22"/>
          <w:szCs w:val="22"/>
        </w:rPr>
      </w:pPr>
    </w:p>
    <w:p w:rsidR="00FE08CF" w:rsidRDefault="008D211F" w:rsidP="00AE3F4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ascii="TH SarabunPSK" w:hAnsi="TH SarabunPSK" w:cs="TH SarabunPSK" w:hint="cs"/>
          <w:b/>
          <w:bCs/>
          <w:sz w:val="48"/>
          <w:szCs w:val="48"/>
          <w:cs/>
        </w:rPr>
        <w:t>คู่มือการปฏิบัติงานตามข้อตกลงการปฏิบัติราชการ</w:t>
      </w:r>
    </w:p>
    <w:p w:rsidR="008D211F" w:rsidRDefault="008D211F" w:rsidP="00AE3F4F">
      <w:pPr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r>
        <w:rPr>
          <w:rFonts w:ascii="TH SarabunPSK" w:hAnsi="TH SarabunPSK" w:cs="TH SarabunPSK" w:hint="cs"/>
          <w:b/>
          <w:bCs/>
          <w:sz w:val="48"/>
          <w:szCs w:val="48"/>
          <w:cs/>
        </w:rPr>
        <w:t>ของข้าราชการ</w:t>
      </w:r>
      <w:r>
        <w:rPr>
          <w:rFonts w:ascii="TH SarabunPSK" w:hAnsi="TH SarabunPSK" w:cs="TH SarabunPSK"/>
          <w:b/>
          <w:bCs/>
          <w:sz w:val="48"/>
          <w:szCs w:val="48"/>
        </w:rPr>
        <w:t>/</w:t>
      </w:r>
      <w:r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พนักงานวิชาการ </w:t>
      </w:r>
    </w:p>
    <w:p w:rsidR="005B2B5D" w:rsidRPr="00F44F3F" w:rsidRDefault="00F25BAD" w:rsidP="00AE3F4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F44F3F">
        <w:rPr>
          <w:rFonts w:ascii="TH SarabunPSK" w:hAnsi="TH SarabunPSK" w:cs="TH SarabunPSK"/>
          <w:b/>
          <w:bCs/>
          <w:sz w:val="48"/>
          <w:szCs w:val="48"/>
          <w:cs/>
        </w:rPr>
        <w:t>คณะวิทยาศาสตร์</w:t>
      </w:r>
    </w:p>
    <w:p w:rsidR="00916B23" w:rsidRPr="00F44F3F" w:rsidRDefault="00916B23" w:rsidP="001E3BD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2F0F57" w:rsidRPr="00F44F3F" w:rsidRDefault="002F0F57" w:rsidP="001E3BD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2F0F57" w:rsidRPr="00F44F3F" w:rsidRDefault="002F0F57" w:rsidP="001E3BD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FE08CF" w:rsidRDefault="00FE08CF" w:rsidP="001E3BD7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:rsidR="001E3BD7" w:rsidRDefault="001E3BD7" w:rsidP="001E3BD7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FE08CF">
        <w:rPr>
          <w:rFonts w:ascii="TH SarabunPSK" w:hAnsi="TH SarabunPSK" w:cs="TH SarabunPSK"/>
          <w:b/>
          <w:bCs/>
          <w:sz w:val="44"/>
          <w:szCs w:val="44"/>
          <w:cs/>
        </w:rPr>
        <w:t>โดย</w:t>
      </w:r>
    </w:p>
    <w:p w:rsidR="00FE08CF" w:rsidRDefault="00FE08CF" w:rsidP="001E3BD7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:rsidR="00AE3F4F" w:rsidRDefault="00AE3F4F" w:rsidP="00AE3F4F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F44F3F">
        <w:rPr>
          <w:rFonts w:ascii="TH SarabunPSK" w:hAnsi="TH SarabunPSK" w:cs="TH SarabunPSK"/>
          <w:b/>
          <w:bCs/>
          <w:sz w:val="44"/>
          <w:szCs w:val="44"/>
          <w:cs/>
        </w:rPr>
        <w:t xml:space="preserve">คณะวิทยาศาสตร์ </w:t>
      </w:r>
    </w:p>
    <w:p w:rsidR="00AE3F4F" w:rsidRPr="00F44F3F" w:rsidRDefault="00AE3F4F" w:rsidP="00AE3F4F">
      <w:pPr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F44F3F">
        <w:rPr>
          <w:rFonts w:ascii="TH SarabunPSK" w:hAnsi="TH SarabunPSK" w:cs="TH SarabunPSK"/>
          <w:b/>
          <w:bCs/>
          <w:sz w:val="44"/>
          <w:szCs w:val="44"/>
          <w:cs/>
        </w:rPr>
        <w:t>มหาวิทยาลัยมหาสารคาม</w:t>
      </w:r>
    </w:p>
    <w:p w:rsidR="00F775B7" w:rsidRPr="00F44F3F" w:rsidRDefault="00FE08CF" w:rsidP="00916B23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255</w:t>
      </w:r>
      <w:r w:rsidR="002115E8">
        <w:rPr>
          <w:rFonts w:ascii="TH SarabunPSK" w:hAnsi="TH SarabunPSK" w:cs="TH SarabunPSK"/>
          <w:b/>
          <w:bCs/>
          <w:sz w:val="44"/>
          <w:szCs w:val="44"/>
        </w:rPr>
        <w:t>7</w:t>
      </w:r>
    </w:p>
    <w:p w:rsidR="002E2094" w:rsidRDefault="002E2094">
      <w:pPr>
        <w:rPr>
          <w:rFonts w:ascii="TH SarabunPSK" w:hAnsi="TH SarabunPSK" w:cs="TH SarabunPSK"/>
          <w:b/>
          <w:bCs/>
          <w:cs/>
        </w:rPr>
      </w:pPr>
      <w:r>
        <w:rPr>
          <w:cs/>
        </w:rPr>
        <w:br w:type="page"/>
      </w:r>
    </w:p>
    <w:p w:rsidR="002E2094" w:rsidRDefault="002E2094" w:rsidP="00F44F3F">
      <w:pPr>
        <w:pStyle w:val="1"/>
        <w:rPr>
          <w:rFonts w:eastAsia="BrowalliaUPC"/>
          <w:kern w:val="0"/>
        </w:rPr>
      </w:pPr>
      <w:bookmarkStart w:id="0" w:name="_Toc346885294"/>
      <w:bookmarkStart w:id="1" w:name="_Toc347319648"/>
      <w:bookmarkStart w:id="2" w:name="_Toc347321528"/>
      <w:bookmarkStart w:id="3" w:name="_Toc372796254"/>
      <w:r>
        <w:rPr>
          <w:rFonts w:eastAsia="BrowalliaUPC" w:hint="cs"/>
          <w:kern w:val="0"/>
          <w:cs/>
        </w:rPr>
        <w:lastRenderedPageBreak/>
        <w:t>สารบัญ</w:t>
      </w:r>
      <w:bookmarkEnd w:id="0"/>
      <w:bookmarkEnd w:id="1"/>
      <w:bookmarkEnd w:id="2"/>
      <w:bookmarkEnd w:id="3"/>
    </w:p>
    <w:p w:rsidR="00493261" w:rsidRPr="00493261" w:rsidRDefault="00493261" w:rsidP="00493261">
      <w:pPr>
        <w:tabs>
          <w:tab w:val="right" w:pos="9027"/>
        </w:tabs>
        <w:rPr>
          <w:cs/>
        </w:rPr>
      </w:pPr>
      <w:r>
        <w:rPr>
          <w:rFonts w:hint="cs"/>
          <w:cs/>
        </w:rPr>
        <w:t>เนื้อหา</w:t>
      </w:r>
      <w:r>
        <w:rPr>
          <w:rFonts w:hint="cs"/>
          <w:cs/>
        </w:rPr>
        <w:tab/>
        <w:t>หน้า</w:t>
      </w:r>
    </w:p>
    <w:p w:rsidR="003C65B2" w:rsidRDefault="002F662C">
      <w:pPr>
        <w:pStyle w:val="1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fldChar w:fldCharType="begin"/>
      </w:r>
      <w:r w:rsidR="002E2094">
        <w:rPr>
          <w:rFonts w:hint="cs"/>
        </w:rPr>
        <w:instrText>TOC \o "</w:instrText>
      </w:r>
      <w:r w:rsidR="002E2094">
        <w:rPr>
          <w:rFonts w:hint="cs"/>
          <w:cs/>
        </w:rPr>
        <w:instrText xml:space="preserve">1-3" </w:instrText>
      </w:r>
      <w:r w:rsidR="002E2094">
        <w:rPr>
          <w:rFonts w:hint="cs"/>
        </w:rPr>
        <w:instrText>\u</w:instrText>
      </w:r>
      <w:r>
        <w:rPr>
          <w:cs/>
        </w:rPr>
        <w:fldChar w:fldCharType="separate"/>
      </w:r>
      <w:r w:rsidR="003C65B2" w:rsidRPr="00F51240">
        <w:rPr>
          <w:cs/>
        </w:rPr>
        <w:t>สารบัญ</w:t>
      </w:r>
      <w:r w:rsidR="003C65B2">
        <w:tab/>
      </w:r>
      <w:r>
        <w:fldChar w:fldCharType="begin"/>
      </w:r>
      <w:r w:rsidR="003C65B2">
        <w:instrText xml:space="preserve"> PAGEREF _Toc372796254 \h </w:instrText>
      </w:r>
      <w:r>
        <w:fldChar w:fldCharType="separate"/>
      </w:r>
      <w:r w:rsidR="00065298">
        <w:t>2</w:t>
      </w:r>
      <w:r>
        <w:fldChar w:fldCharType="end"/>
      </w:r>
    </w:p>
    <w:p w:rsidR="003C65B2" w:rsidRDefault="003C65B2">
      <w:pPr>
        <w:pStyle w:val="1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 xml:space="preserve">การประเมินผลการปฏิบัติราชการและพนักงาน </w:t>
      </w:r>
      <w:r>
        <w:t xml:space="preserve"> </w:t>
      </w:r>
      <w:r>
        <w:rPr>
          <w:cs/>
        </w:rPr>
        <w:t>มหาวิทยาลัยมหาสารคาม</w:t>
      </w:r>
      <w:r>
        <w:tab/>
      </w:r>
      <w:r w:rsidR="002F662C">
        <w:fldChar w:fldCharType="begin"/>
      </w:r>
      <w:r>
        <w:instrText xml:space="preserve"> PAGEREF _Toc372796255 \h </w:instrText>
      </w:r>
      <w:r w:rsidR="002F662C">
        <w:fldChar w:fldCharType="separate"/>
      </w:r>
      <w:r w:rsidR="00065298">
        <w:t>3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 w:rsidRPr="00F51240">
        <w:rPr>
          <w:rFonts w:eastAsia="BrowalliaUPC"/>
          <w:cs/>
        </w:rPr>
        <w:t>วัตถุประสงค์ของการประเมินผลการปฏิบัติราชการ</w:t>
      </w:r>
      <w:r>
        <w:tab/>
      </w:r>
      <w:r w:rsidR="002F662C">
        <w:fldChar w:fldCharType="begin"/>
      </w:r>
      <w:r>
        <w:instrText xml:space="preserve"> PAGEREF _Toc372796256 \h </w:instrText>
      </w:r>
      <w:r w:rsidR="002F662C">
        <w:fldChar w:fldCharType="separate"/>
      </w:r>
      <w:r w:rsidR="00065298">
        <w:t>3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 w:rsidRPr="00F51240">
        <w:rPr>
          <w:rFonts w:eastAsia="BrowalliaUPC"/>
          <w:cs/>
        </w:rPr>
        <w:t>รอบเวลาการประเมิน</w:t>
      </w:r>
      <w:r>
        <w:tab/>
      </w:r>
      <w:r w:rsidR="002F662C">
        <w:fldChar w:fldCharType="begin"/>
      </w:r>
      <w:r>
        <w:instrText xml:space="preserve"> PAGEREF _Toc372796257 \h </w:instrText>
      </w:r>
      <w:r w:rsidR="002F662C">
        <w:fldChar w:fldCharType="separate"/>
      </w:r>
      <w:r w:rsidR="00065298">
        <w:t>3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ผู้ประเมินผลการปฏิบัติราชการ</w:t>
      </w:r>
      <w:r>
        <w:tab/>
      </w:r>
      <w:r w:rsidR="002F662C">
        <w:fldChar w:fldCharType="begin"/>
      </w:r>
      <w:r>
        <w:instrText xml:space="preserve"> PAGEREF _Toc372796258 \h </w:instrText>
      </w:r>
      <w:r w:rsidR="002F662C">
        <w:fldChar w:fldCharType="separate"/>
      </w:r>
      <w:r w:rsidR="00065298">
        <w:t>3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เกณฑ์การประเมิน</w:t>
      </w:r>
      <w:r>
        <w:tab/>
      </w:r>
      <w:r w:rsidR="002F662C">
        <w:fldChar w:fldCharType="begin"/>
      </w:r>
      <w:r>
        <w:instrText xml:space="preserve"> PAGEREF _Toc372796259 \h </w:instrText>
      </w:r>
      <w:r w:rsidR="002F662C">
        <w:fldChar w:fldCharType="separate"/>
      </w:r>
      <w:r w:rsidR="00065298">
        <w:t>4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องค์ประกอบของการประเมิน</w:t>
      </w:r>
      <w:r>
        <w:tab/>
      </w:r>
      <w:r w:rsidR="002F662C">
        <w:fldChar w:fldCharType="begin"/>
      </w:r>
      <w:r>
        <w:instrText xml:space="preserve"> PAGEREF _Toc372796260 \h </w:instrText>
      </w:r>
      <w:r w:rsidR="002F662C">
        <w:fldChar w:fldCharType="separate"/>
      </w:r>
      <w:r w:rsidR="00065298">
        <w:t>4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กรอบระยะเวลาในการประเมิน</w:t>
      </w:r>
      <w:r>
        <w:tab/>
      </w:r>
      <w:r w:rsidR="002F662C">
        <w:fldChar w:fldCharType="begin"/>
      </w:r>
      <w:r>
        <w:instrText xml:space="preserve"> PAGEREF _Toc372796261 \h </w:instrText>
      </w:r>
      <w:r w:rsidR="002F662C">
        <w:fldChar w:fldCharType="separate"/>
      </w:r>
      <w:r w:rsidR="00065298">
        <w:t>5</w:t>
      </w:r>
      <w:r w:rsidR="002F662C">
        <w:fldChar w:fldCharType="end"/>
      </w:r>
    </w:p>
    <w:p w:rsidR="003C65B2" w:rsidRDefault="003C65B2">
      <w:pPr>
        <w:pStyle w:val="1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ระบบและกลไกในการประเมินผลการปฏิบัติราชการของข้าราชการและพนักงาน  สังกัดคณะวิทยาศาสตร์ มหาวิทยาลัยมหาสารคาม</w:t>
      </w:r>
      <w:r>
        <w:tab/>
      </w:r>
      <w:r w:rsidR="002F662C">
        <w:fldChar w:fldCharType="begin"/>
      </w:r>
      <w:r>
        <w:instrText xml:space="preserve"> PAGEREF _Toc372796262 \h </w:instrText>
      </w:r>
      <w:r w:rsidR="002F662C">
        <w:fldChar w:fldCharType="separate"/>
      </w:r>
      <w:r w:rsidR="00065298">
        <w:t>6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ขั้นตอนการประเมิน</w:t>
      </w:r>
      <w:r>
        <w:tab/>
      </w:r>
      <w:r w:rsidR="002F662C">
        <w:fldChar w:fldCharType="begin"/>
      </w:r>
      <w:r>
        <w:instrText xml:space="preserve"> PAGEREF _Toc372796263 \h </w:instrText>
      </w:r>
      <w:r w:rsidR="002F662C">
        <w:fldChar w:fldCharType="separate"/>
      </w:r>
      <w:r w:rsidR="00065298">
        <w:t>8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การประเมินผลการปฏิบัติราชการของบุคลากรคณะวิทยาศาสตร์</w:t>
      </w:r>
      <w:r>
        <w:tab/>
      </w:r>
      <w:r w:rsidR="002F662C">
        <w:fldChar w:fldCharType="begin"/>
      </w:r>
      <w:r>
        <w:instrText xml:space="preserve"> PAGEREF _Toc372796264 \h </w:instrText>
      </w:r>
      <w:r w:rsidR="002F662C">
        <w:fldChar w:fldCharType="separate"/>
      </w:r>
      <w:r w:rsidR="00065298">
        <w:t>8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การประเมินผลสัมฤทธิ์การปฏิบัติราชการของบุคลากรคณะวิทยาศาสตร์</w:t>
      </w:r>
      <w:r>
        <w:tab/>
      </w:r>
      <w:r w:rsidR="002F662C">
        <w:fldChar w:fldCharType="begin"/>
      </w:r>
      <w:r>
        <w:instrText xml:space="preserve"> PAGEREF _Toc372796265 \h </w:instrText>
      </w:r>
      <w:r w:rsidR="002F662C">
        <w:fldChar w:fldCharType="separate"/>
      </w:r>
      <w:r w:rsidR="00065298">
        <w:t>9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ภาระงานด้านการสอน</w:t>
      </w:r>
      <w:r>
        <w:tab/>
      </w:r>
      <w:r w:rsidR="002F662C">
        <w:fldChar w:fldCharType="begin"/>
      </w:r>
      <w:r>
        <w:instrText xml:space="preserve"> PAGEREF _Toc372796266 \h </w:instrText>
      </w:r>
      <w:r w:rsidR="002F662C">
        <w:fldChar w:fldCharType="separate"/>
      </w:r>
      <w:r w:rsidR="00065298">
        <w:t>10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องค์ประกอบของภาระงานสอน</w:t>
      </w:r>
      <w:r>
        <w:tab/>
      </w:r>
      <w:r w:rsidR="002F662C">
        <w:fldChar w:fldCharType="begin"/>
      </w:r>
      <w:r>
        <w:instrText xml:space="preserve"> PAGEREF _Toc372796267 \h </w:instrText>
      </w:r>
      <w:r w:rsidR="002F662C">
        <w:fldChar w:fldCharType="separate"/>
      </w:r>
      <w:r w:rsidR="00065298">
        <w:t>10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สูตรการคำนวณสำหรับภาระงานด้านการสอนสำหรับคณาจารย์</w:t>
      </w:r>
      <w:r>
        <w:tab/>
      </w:r>
      <w:r w:rsidR="002F662C">
        <w:fldChar w:fldCharType="begin"/>
      </w:r>
      <w:r>
        <w:instrText xml:space="preserve"> PAGEREF _Toc372796268 \h </w:instrText>
      </w:r>
      <w:r w:rsidR="002F662C">
        <w:fldChar w:fldCharType="separate"/>
      </w:r>
      <w:r w:rsidR="00065298">
        <w:t>11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สูตรการคำนวณสำหรับภาระงานด้านการสอนสำหรับผู้บริหาร</w:t>
      </w:r>
      <w:r>
        <w:tab/>
      </w:r>
      <w:r w:rsidR="002F662C">
        <w:fldChar w:fldCharType="begin"/>
      </w:r>
      <w:r>
        <w:instrText xml:space="preserve"> PAGEREF _Toc372796269 \h </w:instrText>
      </w:r>
      <w:r w:rsidR="002F662C">
        <w:fldChar w:fldCharType="separate"/>
      </w:r>
      <w:r w:rsidR="00065298">
        <w:t>11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ระดับคุณภาพของภาระงานด้านการสอน</w:t>
      </w:r>
      <w:r>
        <w:tab/>
      </w:r>
      <w:r w:rsidR="002F662C">
        <w:fldChar w:fldCharType="begin"/>
      </w:r>
      <w:r>
        <w:instrText xml:space="preserve"> PAGEREF _Toc372796270 \h </w:instrText>
      </w:r>
      <w:r w:rsidR="002F662C">
        <w:fldChar w:fldCharType="separate"/>
      </w:r>
      <w:r w:rsidR="00065298">
        <w:t>13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หมายเหตุเพิ่มด้านภาระงานสอน</w:t>
      </w:r>
      <w:r>
        <w:tab/>
      </w:r>
      <w:r w:rsidR="002F662C">
        <w:fldChar w:fldCharType="begin"/>
      </w:r>
      <w:r>
        <w:instrText xml:space="preserve"> PAGEREF _Toc372796271 \h </w:instrText>
      </w:r>
      <w:r w:rsidR="002F662C">
        <w:fldChar w:fldCharType="separate"/>
      </w:r>
      <w:r w:rsidR="00065298">
        <w:t>14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ภาระงานด้านการวิจัย</w:t>
      </w:r>
      <w:r>
        <w:tab/>
      </w:r>
      <w:r w:rsidR="002F662C">
        <w:fldChar w:fldCharType="begin"/>
      </w:r>
      <w:r>
        <w:instrText xml:space="preserve"> PAGEREF _Toc372796272 \h </w:instrText>
      </w:r>
      <w:r w:rsidR="002F662C">
        <w:fldChar w:fldCharType="separate"/>
      </w:r>
      <w:r w:rsidR="00065298">
        <w:t>15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องค์ประกอบของภาระงานด้านการวิจัย</w:t>
      </w:r>
      <w:r>
        <w:tab/>
      </w:r>
      <w:r w:rsidR="002F662C">
        <w:fldChar w:fldCharType="begin"/>
      </w:r>
      <w:r>
        <w:instrText xml:space="preserve"> PAGEREF _Toc372796273 \h </w:instrText>
      </w:r>
      <w:r w:rsidR="002F662C">
        <w:fldChar w:fldCharType="separate"/>
      </w:r>
      <w:r w:rsidR="00065298">
        <w:t>15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การคำนวณภาระงานด้านการวิจัย</w:t>
      </w:r>
      <w:r>
        <w:tab/>
      </w:r>
      <w:r w:rsidR="002F662C">
        <w:fldChar w:fldCharType="begin"/>
      </w:r>
      <w:r>
        <w:instrText xml:space="preserve"> PAGEREF _Toc372796274 \h </w:instrText>
      </w:r>
      <w:r w:rsidR="002F662C">
        <w:fldChar w:fldCharType="separate"/>
      </w:r>
      <w:r w:rsidR="00065298">
        <w:t>15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ภาระงานด้านการบริการวิชาการ</w:t>
      </w:r>
      <w:r>
        <w:tab/>
      </w:r>
      <w:r w:rsidR="002F662C">
        <w:fldChar w:fldCharType="begin"/>
      </w:r>
      <w:r>
        <w:instrText xml:space="preserve"> PAGEREF _Toc372796275 \h </w:instrText>
      </w:r>
      <w:r w:rsidR="002F662C">
        <w:fldChar w:fldCharType="separate"/>
      </w:r>
      <w:r w:rsidR="00065298">
        <w:t>19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องค์ประกอบของภาระงานด้านการบริการวิชาการ</w:t>
      </w:r>
      <w:r>
        <w:tab/>
      </w:r>
      <w:r w:rsidR="002F662C">
        <w:fldChar w:fldCharType="begin"/>
      </w:r>
      <w:r>
        <w:instrText xml:space="preserve"> PAGEREF _Toc372796276 \h </w:instrText>
      </w:r>
      <w:r w:rsidR="002F662C">
        <w:fldChar w:fldCharType="separate"/>
      </w:r>
      <w:r w:rsidR="00065298">
        <w:t>19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สูตรการคำนวณภาระงานด้านการบริการวิชาการ</w:t>
      </w:r>
      <w:r>
        <w:tab/>
      </w:r>
      <w:r w:rsidR="002F662C">
        <w:fldChar w:fldCharType="begin"/>
      </w:r>
      <w:r>
        <w:instrText xml:space="preserve"> PAGEREF _Toc372796277 \h </w:instrText>
      </w:r>
      <w:r w:rsidR="002F662C">
        <w:fldChar w:fldCharType="separate"/>
      </w:r>
      <w:r w:rsidR="00065298">
        <w:t>19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ภาระงานด้านทำนุบำรุงศิลปะและวัฒนธรรม</w:t>
      </w:r>
      <w:r>
        <w:tab/>
      </w:r>
      <w:r w:rsidR="002F662C">
        <w:fldChar w:fldCharType="begin"/>
      </w:r>
      <w:r>
        <w:instrText xml:space="preserve"> PAGEREF _Toc372796278 \h </w:instrText>
      </w:r>
      <w:r w:rsidR="002F662C">
        <w:fldChar w:fldCharType="separate"/>
      </w:r>
      <w:r w:rsidR="00065298">
        <w:t>22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สูตรการคำนวณภาระงานด้านทำนุบำรุงศิลปะและวัฒนธรรม</w:t>
      </w:r>
      <w:r>
        <w:tab/>
      </w:r>
      <w:r w:rsidR="002F662C">
        <w:fldChar w:fldCharType="begin"/>
      </w:r>
      <w:r>
        <w:instrText xml:space="preserve"> PAGEREF _Toc372796279 \h </w:instrText>
      </w:r>
      <w:r w:rsidR="002F662C">
        <w:fldChar w:fldCharType="separate"/>
      </w:r>
      <w:r w:rsidR="00065298">
        <w:t>22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ภาระงานด้านช่วยการบริหารจัดการและอื่นๆ</w:t>
      </w:r>
      <w:r>
        <w:tab/>
      </w:r>
      <w:r w:rsidR="002F662C">
        <w:fldChar w:fldCharType="begin"/>
      </w:r>
      <w:r>
        <w:instrText xml:space="preserve"> PAGEREF _Toc372796280 \h </w:instrText>
      </w:r>
      <w:r w:rsidR="002F662C">
        <w:fldChar w:fldCharType="separate"/>
      </w:r>
      <w:r w:rsidR="00065298">
        <w:t>24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องค์ประกอบของภาระงานด้านช่วยการบริหารจัดการและอื่นๆ</w:t>
      </w:r>
      <w:r>
        <w:tab/>
      </w:r>
      <w:r w:rsidR="002F662C">
        <w:fldChar w:fldCharType="begin"/>
      </w:r>
      <w:r>
        <w:instrText xml:space="preserve"> PAGEREF _Toc372796281 \h </w:instrText>
      </w:r>
      <w:r w:rsidR="002F662C">
        <w:fldChar w:fldCharType="separate"/>
      </w:r>
      <w:r w:rsidR="00065298">
        <w:t>24</w:t>
      </w:r>
      <w:r w:rsidR="002F662C">
        <w:fldChar w:fldCharType="end"/>
      </w:r>
    </w:p>
    <w:p w:rsidR="003C65B2" w:rsidRDefault="003C65B2">
      <w:pPr>
        <w:pStyle w:val="3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สูตรการคำนวณภาระงานด้านช่วยการบริหารจัดการและอื่นๆ</w:t>
      </w:r>
      <w:r>
        <w:tab/>
      </w:r>
      <w:r w:rsidR="002F662C">
        <w:fldChar w:fldCharType="begin"/>
      </w:r>
      <w:r>
        <w:instrText xml:space="preserve"> PAGEREF _Toc372796282 \h </w:instrText>
      </w:r>
      <w:r w:rsidR="002F662C">
        <w:fldChar w:fldCharType="separate"/>
      </w:r>
      <w:r w:rsidR="00065298">
        <w:t>24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การประเมินพฤติกรรมการปฏิบัติราชการของบุคลากร คณะวิทยาศาสตร์</w:t>
      </w:r>
      <w:r>
        <w:tab/>
      </w:r>
      <w:r w:rsidR="002F662C">
        <w:fldChar w:fldCharType="begin"/>
      </w:r>
      <w:r>
        <w:instrText xml:space="preserve"> PAGEREF _Toc372796283 \h </w:instrText>
      </w:r>
      <w:r w:rsidR="002F662C">
        <w:fldChar w:fldCharType="separate"/>
      </w:r>
      <w:r w:rsidR="00065298">
        <w:t>26</w:t>
      </w:r>
      <w:r w:rsidR="002F662C">
        <w:fldChar w:fldCharType="end"/>
      </w:r>
    </w:p>
    <w:p w:rsidR="003C65B2" w:rsidRDefault="003C65B2">
      <w:pPr>
        <w:pStyle w:val="23"/>
        <w:rPr>
          <w:rFonts w:asciiTheme="minorHAnsi" w:eastAsiaTheme="minorEastAsia" w:hAnsiTheme="minorHAnsi" w:cstheme="minorBidi"/>
          <w:sz w:val="22"/>
          <w:szCs w:val="28"/>
        </w:rPr>
      </w:pPr>
      <w:r>
        <w:rPr>
          <w:cs/>
        </w:rPr>
        <w:t>คำจำกัดความและรายละเอียดสมรรถนะหลัก   สำหรับข้าราชการและพนักงาน</w:t>
      </w:r>
      <w:r>
        <w:tab/>
      </w:r>
      <w:r w:rsidR="002F662C">
        <w:fldChar w:fldCharType="begin"/>
      </w:r>
      <w:r>
        <w:instrText xml:space="preserve"> PAGEREF _Toc372796284 \h </w:instrText>
      </w:r>
      <w:r w:rsidR="002F662C">
        <w:fldChar w:fldCharType="separate"/>
      </w:r>
      <w:r w:rsidR="00065298">
        <w:t>27</w:t>
      </w:r>
      <w:r w:rsidR="002F662C">
        <w:fldChar w:fldCharType="end"/>
      </w:r>
    </w:p>
    <w:p w:rsidR="00F44F3F" w:rsidRPr="001E19CA" w:rsidRDefault="002F662C" w:rsidP="001E19CA">
      <w:pPr>
        <w:jc w:val="center"/>
        <w:rPr>
          <w:rFonts w:ascii="TH SarabunPSK" w:hAnsi="TH SarabunPSK" w:cs="TH SarabunPSK"/>
          <w:b/>
          <w:bCs/>
          <w:cs/>
        </w:rPr>
      </w:pPr>
      <w:r>
        <w:rPr>
          <w:cs/>
        </w:rPr>
        <w:lastRenderedPageBreak/>
        <w:fldChar w:fldCharType="end"/>
      </w:r>
      <w:r w:rsidR="00F44F3F">
        <w:br w:type="page"/>
      </w:r>
      <w:bookmarkStart w:id="4" w:name="_Toc372796255"/>
      <w:r w:rsidR="00452609" w:rsidRPr="001E19CA">
        <w:rPr>
          <w:rFonts w:ascii="TH SarabunPSK" w:hAnsi="TH SarabunPSK" w:cs="TH SarabunPSK"/>
          <w:b/>
          <w:bCs/>
          <w:cs/>
        </w:rPr>
        <w:lastRenderedPageBreak/>
        <w:t>การประเมินผลการปฏิบัติราชการ</w:t>
      </w:r>
      <w:r w:rsidR="00F44F3F" w:rsidRPr="001E19CA">
        <w:rPr>
          <w:rFonts w:ascii="TH SarabunPSK" w:hAnsi="TH SarabunPSK" w:cs="TH SarabunPSK"/>
          <w:b/>
          <w:bCs/>
          <w:cs/>
        </w:rPr>
        <w:t xml:space="preserve">และพนักงาน </w:t>
      </w:r>
      <w:r w:rsidR="00F44F3F" w:rsidRPr="001E19CA">
        <w:rPr>
          <w:rFonts w:ascii="TH SarabunPSK" w:hAnsi="TH SarabunPSK" w:cs="TH SarabunPSK"/>
          <w:b/>
          <w:bCs/>
        </w:rPr>
        <w:br/>
      </w:r>
      <w:r w:rsidR="00F44F3F" w:rsidRPr="001E19CA">
        <w:rPr>
          <w:rFonts w:ascii="TH SarabunPSK" w:hAnsi="TH SarabunPSK" w:cs="TH SarabunPSK"/>
          <w:b/>
          <w:bCs/>
          <w:cs/>
        </w:rPr>
        <w:t>มหาวิทยาลัยมหาสารคาม</w:t>
      </w:r>
      <w:bookmarkEnd w:id="4"/>
    </w:p>
    <w:p w:rsidR="00452609" w:rsidRPr="00F44F3F" w:rsidRDefault="00452609" w:rsidP="00452609">
      <w:pPr>
        <w:pStyle w:val="11"/>
        <w:rPr>
          <w:rFonts w:ascii="TH SarabunPSK" w:hAnsi="TH SarabunPSK"/>
          <w:cs/>
        </w:rPr>
      </w:pPr>
      <w:bookmarkStart w:id="5" w:name="_Toc301271014"/>
      <w:r w:rsidRPr="00F44F3F">
        <w:rPr>
          <w:rFonts w:ascii="TH SarabunPSK" w:hAnsi="TH SarabunPSK"/>
          <w:cs/>
        </w:rPr>
        <w:t xml:space="preserve">สาระสำคัญเกี่ยวข้องกับการประเมินผลการปฏิบัติราชการ ตามประกาศ </w:t>
      </w:r>
      <w:proofErr w:type="spellStart"/>
      <w:r w:rsidRPr="00F44F3F">
        <w:rPr>
          <w:rFonts w:ascii="TH SarabunPSK" w:hAnsi="TH SarabunPSK"/>
          <w:cs/>
        </w:rPr>
        <w:t>ก.พ.อ</w:t>
      </w:r>
      <w:proofErr w:type="spellEnd"/>
      <w:r w:rsidRPr="00F44F3F">
        <w:rPr>
          <w:rFonts w:ascii="TH SarabunPSK" w:hAnsi="TH SarabunPSK"/>
          <w:cs/>
        </w:rPr>
        <w:t xml:space="preserve">. เรื่อง หลักเกณฑ์และวิธีการประเมินผลการปฏิบัติราชาการของข้าราชการพลเรือนในสถานบันอุดมศึกษา พ.ศ. </w:t>
      </w:r>
      <w:r w:rsidRPr="00F44F3F">
        <w:rPr>
          <w:rFonts w:ascii="TH SarabunPSK" w:hAnsi="TH SarabunPSK"/>
        </w:rPr>
        <w:t>2553</w:t>
      </w:r>
      <w:r w:rsidRPr="00F44F3F">
        <w:rPr>
          <w:rFonts w:ascii="TH SarabunPSK" w:hAnsi="TH SarabunPSK"/>
          <w:cs/>
        </w:rPr>
        <w:t xml:space="preserve"> (ลงวันที่ </w:t>
      </w:r>
      <w:r w:rsidRPr="00F44F3F">
        <w:rPr>
          <w:rFonts w:ascii="TH SarabunPSK" w:hAnsi="TH SarabunPSK"/>
        </w:rPr>
        <w:t>22</w:t>
      </w:r>
      <w:r w:rsidRPr="00F44F3F">
        <w:rPr>
          <w:rFonts w:ascii="TH SarabunPSK" w:hAnsi="TH SarabunPSK"/>
          <w:cs/>
        </w:rPr>
        <w:t xml:space="preserve"> ธันวาคม </w:t>
      </w:r>
      <w:r w:rsidRPr="00F44F3F">
        <w:rPr>
          <w:rFonts w:ascii="TH SarabunPSK" w:hAnsi="TH SarabunPSK"/>
        </w:rPr>
        <w:t>2553</w:t>
      </w:r>
      <w:r w:rsidR="00F44F3F">
        <w:rPr>
          <w:rFonts w:ascii="TH SarabunPSK" w:hAnsi="TH SarabunPSK"/>
          <w:cs/>
        </w:rPr>
        <w:t xml:space="preserve">) </w:t>
      </w:r>
      <w:r w:rsidR="00F44F3F">
        <w:rPr>
          <w:rFonts w:ascii="TH SarabunPSK" w:hAnsi="TH SarabunPSK" w:hint="cs"/>
          <w:cs/>
        </w:rPr>
        <w:t xml:space="preserve">กำหนดความหมายของการประเมินผลการปฏิบัติราชการไว้ดังนี้ </w:t>
      </w:r>
    </w:p>
    <w:p w:rsidR="00F44F3F" w:rsidRDefault="004B6296" w:rsidP="00F44F3F">
      <w:pPr>
        <w:pStyle w:val="11"/>
        <w:rPr>
          <w:rFonts w:ascii="TH SarabunPSK" w:hAnsi="TH SarabunPSK"/>
        </w:rPr>
      </w:pPr>
      <w:bookmarkStart w:id="6" w:name="_Toc301271016"/>
      <w:bookmarkEnd w:id="5"/>
      <w:r w:rsidRPr="00F44F3F">
        <w:rPr>
          <w:rFonts w:ascii="TH SarabunPSK" w:hAnsi="TH SarabunPSK"/>
          <w:cs/>
        </w:rPr>
        <w:t>หมายถึง “การประเมินค่าของผลการปฏิบัติงานของข้าราชการ โดยพิจารณาผลสัมฤทธิ์ของงานในหน้าที่ที่ได้รับมอบหมาย ซึ่งต้องมีการกำหนดตัวชี้วัด หรือหลักฐานบ่งบี้ความสำเร็จของงานร่วมกันระหว่างผู้ประเมินและผู้รับการประเมิน และพิจารณาพฤติกรรมในการปฏิบัติราชการของข้าราชการตามสมรรถนะที่สภาสถาบันอุดมศึกษากำหนด”</w:t>
      </w:r>
      <w:bookmarkEnd w:id="6"/>
    </w:p>
    <w:p w:rsidR="00AB0839" w:rsidRDefault="00F44F3F" w:rsidP="00F44F3F">
      <w:pPr>
        <w:pStyle w:val="11"/>
      </w:pPr>
      <w:r>
        <w:rPr>
          <w:rFonts w:ascii="TH SarabunPSK" w:hAnsi="TH SarabunPSK" w:hint="cs"/>
          <w:cs/>
        </w:rPr>
        <w:t>มหาวิทยาลัยมหาสารคาม ได้</w:t>
      </w:r>
      <w:r w:rsidR="00AB0839">
        <w:rPr>
          <w:rFonts w:ascii="TH SarabunPSK" w:hAnsi="TH SarabunPSK" w:hint="cs"/>
          <w:cs/>
        </w:rPr>
        <w:t>จัดทำประกาศมหาวิทยาลัย เรื่อง หลักเกณฑ์</w:t>
      </w:r>
      <w:r w:rsidR="00AB0839">
        <w:rPr>
          <w:rFonts w:hint="cs"/>
          <w:cs/>
        </w:rPr>
        <w:t xml:space="preserve">และวิธีประเมินผลการปฏิบัติราชการของข้าราชการและพนักงานในระดับอุดมศึกษา สังกัดมหาวิยาลัยมหาสารคาม พ.ศ. </w:t>
      </w:r>
      <w:r w:rsidR="00AB0839">
        <w:t>2554</w:t>
      </w:r>
      <w:r w:rsidR="00AB0839">
        <w:rPr>
          <w:rFonts w:hint="cs"/>
          <w:cs/>
        </w:rPr>
        <w:t xml:space="preserve"> ซึ่งได้กำหนด วัตถุประสงค์ กรอบเวลา และเกณฑ์การประเมินไว้ดังนี้ </w:t>
      </w:r>
    </w:p>
    <w:p w:rsidR="00AB0839" w:rsidRDefault="00AB0839" w:rsidP="002F5EB9">
      <w:pPr>
        <w:pStyle w:val="2"/>
        <w:rPr>
          <w:rFonts w:eastAsia="BrowalliaUPC"/>
        </w:rPr>
      </w:pPr>
      <w:bookmarkStart w:id="7" w:name="_Toc372796256"/>
      <w:r>
        <w:rPr>
          <w:rFonts w:eastAsia="BrowalliaUPC" w:hint="cs"/>
          <w:cs/>
        </w:rPr>
        <w:t>วัตถุประสงค์ของการประเมินผลการป</w:t>
      </w:r>
      <w:r w:rsidR="00165076">
        <w:rPr>
          <w:rFonts w:eastAsia="BrowalliaUPC" w:hint="cs"/>
          <w:cs/>
        </w:rPr>
        <w:t>ฏิ</w:t>
      </w:r>
      <w:r>
        <w:rPr>
          <w:rFonts w:eastAsia="BrowalliaUPC" w:hint="cs"/>
          <w:cs/>
        </w:rPr>
        <w:t>บัติราชการ</w:t>
      </w:r>
      <w:bookmarkEnd w:id="7"/>
    </w:p>
    <w:p w:rsidR="00AB0839" w:rsidRDefault="00AB0839" w:rsidP="00AB0839">
      <w:pPr>
        <w:pStyle w:val="11"/>
      </w:pPr>
      <w:r>
        <w:rPr>
          <w:rFonts w:hint="cs"/>
          <w:cs/>
        </w:rPr>
        <w:t>เป็นการประเมินเพื่อพัฒนาผลการปฏิบัติงานของข้าราชการและพนักงานในสถาบันอุดมศึกษา สังกัดมหาวิทยาลัยมหาสารคาม โดยยึดหลักการประเมินที่มีประสิทธิภาพ โปร่งใส เป็นธรรมต่อข้าราชการ โดยคำนึงถึงคุณภาพ ปริมาณงานของตำแหน่ง และผลงานที่ปฏิบัติ การรักษาวินัยและจรรยาบรรณ ตลอดจนความสามารถและความอุตสาหะในการปฏิบัติงานตามภาระงานที่ได้รับมอบหมาย และเพื่อให้มหาวิทยาลัยได้ประโยชน์สูงสุด ในการนำไปใช้เป็นเครื่องมือในการปรับปรุงประสิทธิภาพและประสิทธิผลของการปฏิบัติราชการ เพื่อนำผลการประ</w:t>
      </w:r>
      <w:r w:rsidR="00165076">
        <w:rPr>
          <w:rFonts w:hint="cs"/>
          <w:cs/>
        </w:rPr>
        <w:t>เ</w:t>
      </w:r>
      <w:r>
        <w:rPr>
          <w:rFonts w:hint="cs"/>
          <w:cs/>
        </w:rPr>
        <w:t xml:space="preserve">มินไปประกอบการพิจารณาในการบริหารงานบุคคลในด้านต่างๆ ดังต่อไปนี้ </w:t>
      </w:r>
    </w:p>
    <w:p w:rsidR="00AB0839" w:rsidRPr="00AB0839" w:rsidRDefault="00AB0839" w:rsidP="009C3F09">
      <w:pPr>
        <w:pStyle w:val="11"/>
        <w:numPr>
          <w:ilvl w:val="0"/>
          <w:numId w:val="3"/>
        </w:numPr>
        <w:rPr>
          <w:rFonts w:cs="Cordia New"/>
        </w:rPr>
      </w:pPr>
      <w:r>
        <w:rPr>
          <w:rFonts w:ascii="TH SarabunPSK" w:hAnsi="TH SarabunPSK" w:hint="cs"/>
          <w:cs/>
        </w:rPr>
        <w:t>การพัฒนาและเพิ่มพูนประสิทธิภาพของการปฏิบัติราชการ</w:t>
      </w:r>
    </w:p>
    <w:p w:rsidR="00AB0839" w:rsidRPr="00AB0839" w:rsidRDefault="00AB0839" w:rsidP="009C3F09">
      <w:pPr>
        <w:pStyle w:val="11"/>
        <w:numPr>
          <w:ilvl w:val="0"/>
          <w:numId w:val="3"/>
        </w:numPr>
        <w:rPr>
          <w:rFonts w:cs="Cordia New"/>
        </w:rPr>
      </w:pPr>
      <w:r>
        <w:rPr>
          <w:rFonts w:ascii="TH SarabunPSK" w:hAnsi="TH SarabunPSK" w:hint="cs"/>
          <w:cs/>
        </w:rPr>
        <w:t>การเลื่อนเงินเดือน การเพิ่มค่าจ้างและค่าตอบแทนประจำปี</w:t>
      </w:r>
    </w:p>
    <w:p w:rsidR="00AB0839" w:rsidRPr="00AB0839" w:rsidRDefault="00AB0839" w:rsidP="009C3F09">
      <w:pPr>
        <w:pStyle w:val="11"/>
        <w:numPr>
          <w:ilvl w:val="0"/>
          <w:numId w:val="3"/>
        </w:numPr>
        <w:rPr>
          <w:rFonts w:cs="Cordia New"/>
        </w:rPr>
      </w:pPr>
      <w:r>
        <w:rPr>
          <w:rFonts w:ascii="TH SarabunPSK" w:hAnsi="TH SarabunPSK" w:hint="cs"/>
          <w:cs/>
        </w:rPr>
        <w:t xml:space="preserve">การให้รางวัลประจำปี รางวัลจูงใจ และค่าตอบแทนต่างๆ </w:t>
      </w:r>
    </w:p>
    <w:p w:rsidR="00AB0839" w:rsidRPr="00AB0839" w:rsidRDefault="00AB0839" w:rsidP="009C3F09">
      <w:pPr>
        <w:pStyle w:val="11"/>
        <w:numPr>
          <w:ilvl w:val="0"/>
          <w:numId w:val="3"/>
        </w:numPr>
        <w:rPr>
          <w:rFonts w:cs="Cordia New"/>
        </w:rPr>
      </w:pPr>
      <w:r>
        <w:rPr>
          <w:rFonts w:ascii="TH SarabunPSK" w:hAnsi="TH SarabunPSK" w:hint="cs"/>
          <w:cs/>
        </w:rPr>
        <w:t xml:space="preserve">การแต่งตั้งให้ดำรงตำแหน่งหัวหน่วยงาน หรือแต่งตั้งให้ดำรงตำแหน่งสูงขึ้น </w:t>
      </w:r>
    </w:p>
    <w:p w:rsidR="00515A58" w:rsidRPr="00515A58" w:rsidRDefault="00515A58" w:rsidP="009C3F09">
      <w:pPr>
        <w:pStyle w:val="11"/>
        <w:numPr>
          <w:ilvl w:val="0"/>
          <w:numId w:val="3"/>
        </w:numPr>
        <w:rPr>
          <w:rFonts w:cs="Cordia New"/>
        </w:rPr>
      </w:pPr>
      <w:r>
        <w:rPr>
          <w:rFonts w:ascii="TH SarabunPSK" w:hAnsi="TH SarabunPSK" w:hint="cs"/>
          <w:cs/>
        </w:rPr>
        <w:t xml:space="preserve">การบริหารงานบุคคลที่เกี่ยวข้องอื่นๆ ที่ </w:t>
      </w:r>
      <w:proofErr w:type="spellStart"/>
      <w:r>
        <w:rPr>
          <w:rFonts w:ascii="TH SarabunPSK" w:hAnsi="TH SarabunPSK" w:hint="cs"/>
          <w:cs/>
        </w:rPr>
        <w:t>ก.บ.ม</w:t>
      </w:r>
      <w:proofErr w:type="spellEnd"/>
      <w:r>
        <w:rPr>
          <w:rFonts w:ascii="TH SarabunPSK" w:hAnsi="TH SarabunPSK" w:hint="cs"/>
          <w:cs/>
        </w:rPr>
        <w:t xml:space="preserve">. กำหนด </w:t>
      </w:r>
    </w:p>
    <w:p w:rsidR="00FB3CCA" w:rsidRDefault="00FB3CCA" w:rsidP="002F5EB9">
      <w:pPr>
        <w:pStyle w:val="2"/>
        <w:rPr>
          <w:rFonts w:eastAsia="BrowalliaUPC"/>
        </w:rPr>
      </w:pPr>
      <w:bookmarkStart w:id="8" w:name="_Toc372796257"/>
      <w:r>
        <w:rPr>
          <w:rFonts w:eastAsia="BrowalliaUPC" w:hint="cs"/>
          <w:cs/>
        </w:rPr>
        <w:t>รอบเวลาการประเมิน</w:t>
      </w:r>
      <w:bookmarkEnd w:id="8"/>
    </w:p>
    <w:p w:rsidR="00FB3CCA" w:rsidRDefault="00FB3CCA" w:rsidP="00FB3CCA">
      <w:pPr>
        <w:pStyle w:val="11"/>
      </w:pPr>
      <w:r>
        <w:rPr>
          <w:rFonts w:hint="cs"/>
          <w:cs/>
        </w:rPr>
        <w:t xml:space="preserve">กำหนดให้ทำการประเมินผลการปฏิบัติราชการปีละ </w:t>
      </w:r>
      <w:r>
        <w:t>2</w:t>
      </w:r>
      <w:r>
        <w:rPr>
          <w:rFonts w:hint="cs"/>
          <w:cs/>
        </w:rPr>
        <w:t xml:space="preserve"> รอบ รอบละ </w:t>
      </w:r>
      <w:r>
        <w:t xml:space="preserve">6 </w:t>
      </w:r>
      <w:r>
        <w:rPr>
          <w:rFonts w:hint="cs"/>
          <w:cs/>
        </w:rPr>
        <w:t>เดือน ดังนี้</w:t>
      </w:r>
    </w:p>
    <w:p w:rsidR="00FB3CCA" w:rsidRDefault="00FB3CCA" w:rsidP="009C3F09">
      <w:pPr>
        <w:pStyle w:val="11"/>
        <w:numPr>
          <w:ilvl w:val="0"/>
          <w:numId w:val="4"/>
        </w:numPr>
      </w:pPr>
      <w:r>
        <w:rPr>
          <w:rFonts w:hint="cs"/>
          <w:cs/>
        </w:rPr>
        <w:t xml:space="preserve">รอบที่ </w:t>
      </w:r>
      <w:r>
        <w:t xml:space="preserve">1 </w:t>
      </w:r>
      <w:r>
        <w:rPr>
          <w:rFonts w:hint="cs"/>
          <w:cs/>
        </w:rPr>
        <w:t xml:space="preserve">ระหว่างวันที่ </w:t>
      </w:r>
      <w:r>
        <w:t>1</w:t>
      </w:r>
      <w:r>
        <w:rPr>
          <w:rFonts w:hint="cs"/>
          <w:cs/>
        </w:rPr>
        <w:t xml:space="preserve"> ตุลาคม ถึงวันที่ </w:t>
      </w:r>
      <w:r>
        <w:t>31</w:t>
      </w:r>
      <w:r>
        <w:rPr>
          <w:rFonts w:hint="cs"/>
          <w:cs/>
        </w:rPr>
        <w:t xml:space="preserve"> มีนาคม ของปีถัดไป</w:t>
      </w:r>
    </w:p>
    <w:p w:rsidR="00FB3CCA" w:rsidRDefault="00FB3CCA" w:rsidP="009C3F09">
      <w:pPr>
        <w:pStyle w:val="11"/>
        <w:numPr>
          <w:ilvl w:val="0"/>
          <w:numId w:val="4"/>
        </w:numPr>
      </w:pPr>
      <w:r>
        <w:rPr>
          <w:rFonts w:hint="cs"/>
          <w:cs/>
        </w:rPr>
        <w:t xml:space="preserve">รอบที่ </w:t>
      </w:r>
      <w:r>
        <w:t xml:space="preserve">2 </w:t>
      </w:r>
      <w:r>
        <w:rPr>
          <w:rFonts w:hint="cs"/>
          <w:cs/>
        </w:rPr>
        <w:t xml:space="preserve"> ระหว่างวันที่ </w:t>
      </w:r>
      <w:r>
        <w:t>1</w:t>
      </w:r>
      <w:r>
        <w:rPr>
          <w:rFonts w:hint="cs"/>
          <w:cs/>
        </w:rPr>
        <w:t xml:space="preserve"> เมษายน ถึงวันที่ </w:t>
      </w:r>
      <w:r>
        <w:t>30</w:t>
      </w:r>
      <w:r>
        <w:rPr>
          <w:rFonts w:hint="cs"/>
          <w:cs/>
        </w:rPr>
        <w:t xml:space="preserve"> กันยายน ของปีเดียวกัน </w:t>
      </w:r>
    </w:p>
    <w:p w:rsidR="00FB3CCA" w:rsidRDefault="00DC10A2" w:rsidP="002F5EB9">
      <w:pPr>
        <w:pStyle w:val="2"/>
      </w:pPr>
      <w:bookmarkStart w:id="9" w:name="_Toc372796258"/>
      <w:r>
        <w:rPr>
          <w:rFonts w:hint="cs"/>
          <w:cs/>
        </w:rPr>
        <w:t>ผู้ประเมินผลการปฏิบัติราชการ</w:t>
      </w:r>
      <w:bookmarkEnd w:id="9"/>
    </w:p>
    <w:p w:rsidR="00DC10A2" w:rsidRDefault="00DC10A2" w:rsidP="00DC10A2">
      <w:pPr>
        <w:pStyle w:val="11"/>
      </w:pPr>
      <w:r>
        <w:rPr>
          <w:rFonts w:hint="cs"/>
          <w:cs/>
        </w:rPr>
        <w:t xml:space="preserve">ตามประกาศมหาวิทยาลัย เรื่อง </w:t>
      </w:r>
      <w:r>
        <w:rPr>
          <w:rFonts w:ascii="TH SarabunPSK" w:hAnsi="TH SarabunPSK" w:hint="cs"/>
          <w:cs/>
        </w:rPr>
        <w:t>หลักเกณฑ์</w:t>
      </w:r>
      <w:r>
        <w:rPr>
          <w:rFonts w:hint="cs"/>
          <w:cs/>
        </w:rPr>
        <w:t xml:space="preserve">และวิธีประเมินผลการปฏิบัติราชการของข้าราชการและพนักงานในระดับอุดมศึกษา สังกัดมหาวิยาลัยมหาสารคาม (ฉบับที่ </w:t>
      </w:r>
      <w:r>
        <w:t>2</w:t>
      </w:r>
      <w:r>
        <w:rPr>
          <w:rFonts w:hint="cs"/>
          <w:cs/>
        </w:rPr>
        <w:t xml:space="preserve">) พ.ศ. </w:t>
      </w:r>
      <w:r>
        <w:t xml:space="preserve">2555 </w:t>
      </w:r>
      <w:r>
        <w:rPr>
          <w:rFonts w:hint="cs"/>
          <w:cs/>
        </w:rPr>
        <w:t xml:space="preserve">ได้กำหนดแก้ไขผู้ประเมินจากเดิมที่กำหนดให้ผู้บังคับบัญชาโดยตรง เป็นคณะกรรมการ ดังนี้ </w:t>
      </w:r>
    </w:p>
    <w:p w:rsidR="00DC10A2" w:rsidRDefault="00DC10A2" w:rsidP="00DC10A2">
      <w:pPr>
        <w:pStyle w:val="11"/>
      </w:pPr>
      <w:r>
        <w:rPr>
          <w:rFonts w:cs="Cordia New" w:hint="cs"/>
          <w:cs/>
        </w:rPr>
        <w:lastRenderedPageBreak/>
        <w:t>“</w:t>
      </w:r>
      <w:r>
        <w:rPr>
          <w:rFonts w:hint="cs"/>
          <w:cs/>
        </w:rPr>
        <w:t xml:space="preserve"> ระดับคณะ หรือหน่วยงานที่เรียกชื่ออย่างอื่นที่มีฐานะเทียบเท่าคณะ ประกอบด้วยคณบดีหรือผู้ซึ่งคณบดีมอบหมาย เป็นประธานกรรมการ ผู้แทนจากคณะกรรมการประจำคณะจำนวนสองถึงห้าคนเป็นกรรมการ หัวหน้าสำนักงานเลขานุการคณะหรือผู้ซึ่งคณบดีมอบหมาย เป็นเลขานุการ</w:t>
      </w:r>
      <w:r>
        <w:rPr>
          <w:rFonts w:cs="Cordia New" w:hint="cs"/>
          <w:cs/>
        </w:rPr>
        <w:t>”</w:t>
      </w:r>
    </w:p>
    <w:p w:rsidR="00DC10A2" w:rsidRDefault="00BC072D" w:rsidP="002F5EB9">
      <w:pPr>
        <w:pStyle w:val="2"/>
        <w:rPr>
          <w:cs/>
        </w:rPr>
      </w:pPr>
      <w:bookmarkStart w:id="10" w:name="_Toc372796259"/>
      <w:r>
        <w:rPr>
          <w:rFonts w:hint="cs"/>
          <w:cs/>
        </w:rPr>
        <w:t>เกณฑ์การประเมิน</w:t>
      </w:r>
      <w:bookmarkEnd w:id="10"/>
    </w:p>
    <w:p w:rsidR="00DC10A2" w:rsidRDefault="00BC072D" w:rsidP="00DC10A2">
      <w:pPr>
        <w:pStyle w:val="11"/>
      </w:pPr>
      <w:r>
        <w:rPr>
          <w:rFonts w:hint="cs"/>
          <w:cs/>
        </w:rPr>
        <w:t xml:space="preserve">กลุ่มคะแนนผลการประเมินแบ่งเป็น </w:t>
      </w:r>
      <w:r>
        <w:t>5</w:t>
      </w:r>
      <w:r>
        <w:rPr>
          <w:rFonts w:hint="cs"/>
          <w:cs/>
        </w:rPr>
        <w:t xml:space="preserve"> ระดับ ดังนี้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1"/>
        <w:gridCol w:w="1357"/>
        <w:gridCol w:w="1357"/>
        <w:gridCol w:w="1357"/>
        <w:gridCol w:w="1357"/>
        <w:gridCol w:w="1354"/>
      </w:tblGrid>
      <w:tr w:rsidR="00C63CE5" w:rsidTr="00F364E3">
        <w:tc>
          <w:tcPr>
            <w:tcW w:w="1362" w:type="pct"/>
            <w:shd w:val="clear" w:color="auto" w:fill="auto"/>
          </w:tcPr>
          <w:p w:rsidR="000D0C1F" w:rsidRDefault="000D0C1F" w:rsidP="00F364E3">
            <w:pPr>
              <w:pStyle w:val="11"/>
              <w:ind w:firstLine="0"/>
            </w:pPr>
            <w:r>
              <w:rPr>
                <w:rFonts w:hint="cs"/>
                <w:cs/>
              </w:rPr>
              <w:t>ระดับผลการประเมิน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0D0C1F" w:rsidRDefault="000D0C1F" w:rsidP="00F364E3">
            <w:pPr>
              <w:pStyle w:val="11"/>
              <w:ind w:firstLine="0"/>
              <w:jc w:val="center"/>
            </w:pPr>
            <w:r>
              <w:rPr>
                <w:rFonts w:hint="cs"/>
                <w:cs/>
              </w:rPr>
              <w:t>ดีเด่น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0D0C1F" w:rsidRDefault="000D0C1F" w:rsidP="00F364E3">
            <w:pPr>
              <w:pStyle w:val="11"/>
              <w:ind w:firstLine="0"/>
              <w:jc w:val="center"/>
            </w:pPr>
            <w:r>
              <w:rPr>
                <w:rFonts w:hint="cs"/>
                <w:cs/>
              </w:rPr>
              <w:t>ดีมาก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0D0C1F" w:rsidRDefault="000D0C1F" w:rsidP="00F364E3">
            <w:pPr>
              <w:pStyle w:val="11"/>
              <w:ind w:firstLine="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0D0C1F" w:rsidRDefault="000D0C1F" w:rsidP="00F364E3">
            <w:pPr>
              <w:pStyle w:val="11"/>
              <w:ind w:firstLine="0"/>
              <w:jc w:val="center"/>
            </w:pPr>
            <w:r>
              <w:rPr>
                <w:rFonts w:hint="cs"/>
                <w:cs/>
              </w:rPr>
              <w:t>พอใช้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0D0C1F" w:rsidRDefault="000D0C1F" w:rsidP="00F364E3">
            <w:pPr>
              <w:pStyle w:val="11"/>
              <w:ind w:firstLine="0"/>
              <w:jc w:val="center"/>
            </w:pPr>
            <w:r>
              <w:rPr>
                <w:rFonts w:hint="cs"/>
                <w:cs/>
              </w:rPr>
              <w:t>ต้องปรับปรุง</w:t>
            </w:r>
          </w:p>
        </w:tc>
      </w:tr>
      <w:tr w:rsidR="00C63CE5" w:rsidTr="00F364E3">
        <w:tc>
          <w:tcPr>
            <w:tcW w:w="1362" w:type="pct"/>
            <w:shd w:val="clear" w:color="auto" w:fill="auto"/>
          </w:tcPr>
          <w:p w:rsidR="000D0C1F" w:rsidRDefault="000D0C1F" w:rsidP="00F364E3">
            <w:pPr>
              <w:pStyle w:val="11"/>
              <w:ind w:firstLine="0"/>
            </w:pPr>
            <w:r>
              <w:rPr>
                <w:rFonts w:hint="cs"/>
                <w:cs/>
              </w:rPr>
              <w:t>คะแนน (ร้อยละ)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0D0C1F" w:rsidRDefault="000D0C1F" w:rsidP="00F364E3">
            <w:pPr>
              <w:pStyle w:val="11"/>
              <w:ind w:firstLine="0"/>
              <w:jc w:val="center"/>
            </w:pPr>
            <w:r>
              <w:t>90-100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0D0C1F" w:rsidRDefault="000D0C1F" w:rsidP="00F364E3">
            <w:pPr>
              <w:pStyle w:val="11"/>
              <w:ind w:firstLine="0"/>
              <w:jc w:val="center"/>
            </w:pPr>
            <w:r>
              <w:t>80-89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0D0C1F" w:rsidRDefault="000D0C1F" w:rsidP="00F364E3">
            <w:pPr>
              <w:pStyle w:val="11"/>
              <w:ind w:firstLine="0"/>
              <w:jc w:val="center"/>
            </w:pPr>
            <w:r>
              <w:t>70-79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0D0C1F" w:rsidRDefault="000D0C1F" w:rsidP="00F364E3">
            <w:pPr>
              <w:pStyle w:val="11"/>
              <w:ind w:firstLine="0"/>
              <w:jc w:val="center"/>
            </w:pPr>
            <w:r>
              <w:t>60-69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0D0C1F" w:rsidRDefault="000D0C1F" w:rsidP="00F364E3">
            <w:pPr>
              <w:pStyle w:val="11"/>
              <w:ind w:firstLine="0"/>
              <w:jc w:val="center"/>
            </w:pPr>
            <w:r>
              <w:rPr>
                <w:rFonts w:hint="cs"/>
                <w:cs/>
              </w:rPr>
              <w:t xml:space="preserve">ต่ำกว่า </w:t>
            </w:r>
            <w:r>
              <w:t>60</w:t>
            </w:r>
          </w:p>
        </w:tc>
      </w:tr>
    </w:tbl>
    <w:p w:rsidR="00DC10A2" w:rsidRDefault="00B47BDD" w:rsidP="002F5EB9">
      <w:pPr>
        <w:pStyle w:val="2"/>
        <w:rPr>
          <w:cs/>
        </w:rPr>
      </w:pPr>
      <w:bookmarkStart w:id="11" w:name="_Toc372796260"/>
      <w:r>
        <w:rPr>
          <w:rFonts w:hint="cs"/>
          <w:cs/>
        </w:rPr>
        <w:t>องค์ประกอบของการประเมิน</w:t>
      </w:r>
      <w:bookmarkEnd w:id="11"/>
    </w:p>
    <w:p w:rsidR="00B47BDD" w:rsidRDefault="00B47BDD" w:rsidP="00B47BDD">
      <w:pPr>
        <w:pStyle w:val="11"/>
      </w:pPr>
      <w:r>
        <w:rPr>
          <w:rFonts w:hint="cs"/>
          <w:cs/>
        </w:rPr>
        <w:t>การประเมินผลการปฏิบัติราชการ ให้ประเมินโดยพิจารณาจากองค์ประกอบของสัดส่วนของการประเมิน ดังนี้</w:t>
      </w:r>
    </w:p>
    <w:p w:rsidR="00B47BDD" w:rsidRDefault="00B47BDD" w:rsidP="009C3F09">
      <w:pPr>
        <w:pStyle w:val="11"/>
        <w:numPr>
          <w:ilvl w:val="0"/>
          <w:numId w:val="5"/>
        </w:numPr>
        <w:spacing w:before="0" w:after="0"/>
        <w:ind w:hanging="357"/>
      </w:pPr>
      <w:r>
        <w:rPr>
          <w:rFonts w:hint="cs"/>
          <w:cs/>
        </w:rPr>
        <w:t xml:space="preserve">ผลสัมฤทธิ์ของงาน (ร้อยละ </w:t>
      </w:r>
      <w:r>
        <w:t>70</w:t>
      </w:r>
      <w:r>
        <w:rPr>
          <w:rFonts w:hint="cs"/>
          <w:cs/>
        </w:rPr>
        <w:t xml:space="preserve">) โดยพิจารณาจาก </w:t>
      </w:r>
    </w:p>
    <w:p w:rsidR="00B47BDD" w:rsidRDefault="00B47BDD" w:rsidP="009C3F09">
      <w:pPr>
        <w:pStyle w:val="11"/>
        <w:numPr>
          <w:ilvl w:val="1"/>
          <w:numId w:val="5"/>
        </w:numPr>
        <w:spacing w:before="0" w:after="0"/>
        <w:ind w:hanging="357"/>
      </w:pPr>
      <w:r>
        <w:rPr>
          <w:rFonts w:hint="cs"/>
          <w:cs/>
        </w:rPr>
        <w:t>ปริมาณผลงาน</w:t>
      </w:r>
    </w:p>
    <w:p w:rsidR="00B47BDD" w:rsidRDefault="00B47BDD" w:rsidP="009C3F09">
      <w:pPr>
        <w:pStyle w:val="11"/>
        <w:numPr>
          <w:ilvl w:val="1"/>
          <w:numId w:val="5"/>
        </w:numPr>
        <w:spacing w:before="0" w:after="0"/>
        <w:ind w:hanging="357"/>
      </w:pPr>
      <w:r>
        <w:rPr>
          <w:rFonts w:hint="cs"/>
          <w:cs/>
        </w:rPr>
        <w:t>คุณภาพของงาน</w:t>
      </w:r>
    </w:p>
    <w:p w:rsidR="00B47BDD" w:rsidRDefault="00B47BDD" w:rsidP="009C3F09">
      <w:pPr>
        <w:pStyle w:val="11"/>
        <w:numPr>
          <w:ilvl w:val="0"/>
          <w:numId w:val="5"/>
        </w:numPr>
        <w:spacing w:before="0" w:after="0"/>
        <w:ind w:hanging="357"/>
      </w:pPr>
      <w:r>
        <w:rPr>
          <w:rFonts w:hint="cs"/>
          <w:cs/>
        </w:rPr>
        <w:t xml:space="preserve">พฤติกรรมการปฏิบัติงาน (ร้อยละ </w:t>
      </w:r>
      <w:r>
        <w:t>30</w:t>
      </w:r>
      <w:r>
        <w:rPr>
          <w:rFonts w:hint="cs"/>
          <w:cs/>
        </w:rPr>
        <w:t>) โดยพิจารณาจาก</w:t>
      </w:r>
    </w:p>
    <w:p w:rsidR="00B47BDD" w:rsidRDefault="00B47BDD" w:rsidP="009C3F09">
      <w:pPr>
        <w:pStyle w:val="11"/>
        <w:numPr>
          <w:ilvl w:val="1"/>
          <w:numId w:val="5"/>
        </w:numPr>
        <w:spacing w:before="0" w:after="0"/>
        <w:ind w:hanging="357"/>
      </w:pPr>
      <w:r>
        <w:rPr>
          <w:rFonts w:hint="cs"/>
          <w:cs/>
        </w:rPr>
        <w:t>สมรรถนะหลัก</w:t>
      </w:r>
    </w:p>
    <w:p w:rsidR="00B47BDD" w:rsidRDefault="00B47BDD" w:rsidP="009C3F09">
      <w:pPr>
        <w:pStyle w:val="11"/>
        <w:numPr>
          <w:ilvl w:val="1"/>
          <w:numId w:val="5"/>
        </w:numPr>
        <w:spacing w:before="0" w:after="0"/>
        <w:ind w:hanging="357"/>
      </w:pPr>
      <w:r>
        <w:rPr>
          <w:rFonts w:hint="cs"/>
          <w:cs/>
        </w:rPr>
        <w:t>สมรรถนะประจำกลุ่มงาน หรือ สมรรถนะทางการบริหาร</w:t>
      </w:r>
    </w:p>
    <w:p w:rsidR="00CC12E4" w:rsidRDefault="00CC12E4" w:rsidP="00CC12E4">
      <w:pPr>
        <w:pStyle w:val="11"/>
      </w:pPr>
      <w:r>
        <w:rPr>
          <w:rFonts w:hint="cs"/>
          <w:cs/>
        </w:rPr>
        <w:t>กรณีที่อยู่ระหว่างการประเมินผลการทดลองปฏิบัติงาน ให้ประเมินโดยใช้องค์ประกอบและสัดส่วนของการประเมิน ดังต่อไปนี้</w:t>
      </w:r>
    </w:p>
    <w:p w:rsidR="00CC12E4" w:rsidRDefault="00CC12E4" w:rsidP="009C3F09">
      <w:pPr>
        <w:pStyle w:val="11"/>
        <w:numPr>
          <w:ilvl w:val="0"/>
          <w:numId w:val="6"/>
        </w:numPr>
        <w:spacing w:before="0" w:after="0"/>
      </w:pPr>
      <w:r>
        <w:rPr>
          <w:rFonts w:hint="cs"/>
          <w:cs/>
        </w:rPr>
        <w:t xml:space="preserve">ผลสัมฤทธิ์ของงาน (ร้อยละ </w:t>
      </w:r>
      <w:r>
        <w:t>50</w:t>
      </w:r>
      <w:r>
        <w:rPr>
          <w:rFonts w:hint="cs"/>
          <w:cs/>
        </w:rPr>
        <w:t xml:space="preserve">) โดยพิจารณาจาก </w:t>
      </w:r>
    </w:p>
    <w:p w:rsidR="00CC12E4" w:rsidRDefault="00CC12E4" w:rsidP="009C3F09">
      <w:pPr>
        <w:pStyle w:val="11"/>
        <w:numPr>
          <w:ilvl w:val="1"/>
          <w:numId w:val="6"/>
        </w:numPr>
        <w:spacing w:before="0" w:after="0"/>
      </w:pPr>
      <w:r>
        <w:rPr>
          <w:rFonts w:hint="cs"/>
          <w:cs/>
        </w:rPr>
        <w:t>ปริมาณผลงาน</w:t>
      </w:r>
    </w:p>
    <w:p w:rsidR="00CC12E4" w:rsidRDefault="00CC12E4" w:rsidP="009C3F09">
      <w:pPr>
        <w:pStyle w:val="11"/>
        <w:numPr>
          <w:ilvl w:val="1"/>
          <w:numId w:val="6"/>
        </w:numPr>
        <w:spacing w:before="0" w:after="0"/>
      </w:pPr>
      <w:r>
        <w:rPr>
          <w:rFonts w:hint="cs"/>
          <w:cs/>
        </w:rPr>
        <w:t>คุณภาพของงาน</w:t>
      </w:r>
    </w:p>
    <w:p w:rsidR="00CC12E4" w:rsidRDefault="00CC12E4" w:rsidP="009C3F09">
      <w:pPr>
        <w:pStyle w:val="11"/>
        <w:numPr>
          <w:ilvl w:val="0"/>
          <w:numId w:val="6"/>
        </w:numPr>
        <w:spacing w:before="0" w:after="0"/>
      </w:pPr>
      <w:r>
        <w:rPr>
          <w:rFonts w:hint="cs"/>
          <w:cs/>
        </w:rPr>
        <w:t xml:space="preserve">พฤติกรรมการปฏิบัติงาน (ร้อยละ </w:t>
      </w:r>
      <w:r>
        <w:t>50</w:t>
      </w:r>
      <w:r>
        <w:rPr>
          <w:rFonts w:hint="cs"/>
          <w:cs/>
        </w:rPr>
        <w:t>) โดยพิจารณาจาก</w:t>
      </w:r>
    </w:p>
    <w:p w:rsidR="00CC12E4" w:rsidRDefault="00CC12E4" w:rsidP="009C3F09">
      <w:pPr>
        <w:pStyle w:val="11"/>
        <w:numPr>
          <w:ilvl w:val="1"/>
          <w:numId w:val="6"/>
        </w:numPr>
        <w:spacing w:before="0" w:after="0"/>
      </w:pPr>
      <w:r>
        <w:rPr>
          <w:rFonts w:hint="cs"/>
          <w:cs/>
        </w:rPr>
        <w:t>สมรรถนะหลัก</w:t>
      </w:r>
    </w:p>
    <w:p w:rsidR="00CC12E4" w:rsidRDefault="00CC12E4" w:rsidP="009C3F09">
      <w:pPr>
        <w:pStyle w:val="11"/>
        <w:numPr>
          <w:ilvl w:val="1"/>
          <w:numId w:val="6"/>
        </w:numPr>
        <w:spacing w:before="0" w:after="0"/>
      </w:pPr>
      <w:r>
        <w:rPr>
          <w:rFonts w:hint="cs"/>
          <w:cs/>
        </w:rPr>
        <w:t>สมรรถนะประจำกลุ่มงาน หรือ สมรรถนะทางการบริหาร</w:t>
      </w:r>
    </w:p>
    <w:p w:rsidR="00BF360E" w:rsidRDefault="00BF360E" w:rsidP="00BF360E">
      <w:pPr>
        <w:pStyle w:val="11"/>
        <w:spacing w:before="0" w:after="0"/>
        <w:ind w:left="1800" w:firstLine="0"/>
      </w:pPr>
    </w:p>
    <w:p w:rsidR="001E19CA" w:rsidRDefault="001E19CA" w:rsidP="00BF360E">
      <w:pPr>
        <w:pStyle w:val="11"/>
        <w:spacing w:before="0" w:after="0"/>
        <w:ind w:left="1800" w:firstLine="0"/>
      </w:pPr>
    </w:p>
    <w:p w:rsidR="001E19CA" w:rsidRDefault="001E19CA" w:rsidP="00BF360E">
      <w:pPr>
        <w:pStyle w:val="11"/>
        <w:spacing w:before="0" w:after="0"/>
        <w:ind w:left="1800" w:firstLine="0"/>
      </w:pPr>
    </w:p>
    <w:p w:rsidR="001E19CA" w:rsidRDefault="001E19CA" w:rsidP="00BF360E">
      <w:pPr>
        <w:pStyle w:val="11"/>
        <w:spacing w:before="0" w:after="0"/>
        <w:ind w:left="1800" w:firstLine="0"/>
      </w:pPr>
    </w:p>
    <w:p w:rsidR="001E19CA" w:rsidRDefault="001E19CA" w:rsidP="00BF360E">
      <w:pPr>
        <w:pStyle w:val="11"/>
        <w:spacing w:before="0" w:after="0"/>
        <w:ind w:left="1800" w:firstLine="0"/>
      </w:pPr>
    </w:p>
    <w:p w:rsidR="001E19CA" w:rsidRDefault="001E19CA" w:rsidP="00BF360E">
      <w:pPr>
        <w:pStyle w:val="11"/>
        <w:spacing w:before="0" w:after="0"/>
        <w:ind w:left="1800" w:firstLine="0"/>
      </w:pPr>
    </w:p>
    <w:p w:rsidR="001A0D34" w:rsidRDefault="001A0D34" w:rsidP="002F5EB9">
      <w:pPr>
        <w:pStyle w:val="2"/>
      </w:pPr>
      <w:bookmarkStart w:id="12" w:name="_Toc372796261"/>
      <w:r>
        <w:rPr>
          <w:rFonts w:hint="cs"/>
          <w:cs/>
        </w:rPr>
        <w:lastRenderedPageBreak/>
        <w:t>กรอบระยะเวลาในการประเมิน</w:t>
      </w:r>
      <w:bookmarkEnd w:id="12"/>
    </w:p>
    <w:p w:rsidR="00470B18" w:rsidRDefault="00470B18" w:rsidP="001A0D34">
      <w:pPr>
        <w:pStyle w:val="11"/>
      </w:pPr>
    </w:p>
    <w:p w:rsidR="001A0D34" w:rsidRDefault="0027145C" w:rsidP="001A0D34">
      <w:pPr>
        <w:pStyle w:val="11"/>
      </w:pPr>
      <w:r>
        <w:rPr>
          <w:noProof/>
        </w:rPr>
        <w:drawing>
          <wp:inline distT="0" distB="0" distL="0" distR="0">
            <wp:extent cx="5273675" cy="4263390"/>
            <wp:effectExtent l="0" t="0" r="0" b="0"/>
            <wp:docPr id="2" name="Picture 2" descr="Accessment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cessment Pla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D34" w:rsidRPr="001A0D34" w:rsidRDefault="001A0D34" w:rsidP="001A0D34">
      <w:pPr>
        <w:pStyle w:val="11"/>
      </w:pPr>
    </w:p>
    <w:p w:rsidR="002F0F57" w:rsidRPr="00F44F3F" w:rsidRDefault="001A0D34" w:rsidP="00470B18">
      <w:pPr>
        <w:pStyle w:val="1"/>
      </w:pPr>
      <w:r>
        <w:rPr>
          <w:cs/>
        </w:rPr>
        <w:br w:type="page"/>
      </w:r>
      <w:bookmarkStart w:id="13" w:name="_Toc372796262"/>
      <w:r w:rsidR="00470B18">
        <w:rPr>
          <w:rFonts w:hint="cs"/>
          <w:cs/>
        </w:rPr>
        <w:lastRenderedPageBreak/>
        <w:t xml:space="preserve">ระบบและกลไกในการประเมินผลการปฏิบัติราชการของข้าราชการและพนักงาน </w:t>
      </w:r>
      <w:r w:rsidR="00470B18">
        <w:rPr>
          <w:cs/>
        </w:rPr>
        <w:br/>
      </w:r>
      <w:r w:rsidR="00470B18">
        <w:rPr>
          <w:rFonts w:hint="cs"/>
          <w:cs/>
        </w:rPr>
        <w:t>สังกัดคณะวิทยาศา</w:t>
      </w:r>
      <w:r w:rsidR="00165076">
        <w:rPr>
          <w:rFonts w:hint="cs"/>
          <w:cs/>
        </w:rPr>
        <w:t>ส</w:t>
      </w:r>
      <w:r w:rsidR="00470B18">
        <w:rPr>
          <w:rFonts w:hint="cs"/>
          <w:cs/>
        </w:rPr>
        <w:t>ตร์ มหาวิทยาลัยมหาสารคาม</w:t>
      </w:r>
      <w:bookmarkEnd w:id="13"/>
    </w:p>
    <w:p w:rsidR="002F0F57" w:rsidRDefault="002F0F57" w:rsidP="00470B18">
      <w:pPr>
        <w:pStyle w:val="11"/>
      </w:pPr>
    </w:p>
    <w:p w:rsidR="0029453A" w:rsidRDefault="007A721E" w:rsidP="0029453A">
      <w:pPr>
        <w:pStyle w:val="11"/>
        <w:jc w:val="center"/>
      </w:pPr>
      <w:r>
        <w:rPr>
          <w:noProof/>
        </w:rPr>
        <w:drawing>
          <wp:inline distT="0" distB="0" distL="0" distR="0">
            <wp:extent cx="3731707" cy="3213415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ชาร์ท ป 01_2.b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707" cy="321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53A" w:rsidRDefault="0029453A" w:rsidP="0029453A">
      <w:pPr>
        <w:pStyle w:val="11"/>
        <w:jc w:val="center"/>
      </w:pPr>
    </w:p>
    <w:p w:rsidR="0029453A" w:rsidRPr="0027024E" w:rsidRDefault="0027024E" w:rsidP="0027024E">
      <w:pPr>
        <w:pStyle w:val="11"/>
        <w:rPr>
          <w:cs/>
        </w:rPr>
      </w:pPr>
      <w:r>
        <w:rPr>
          <w:rFonts w:hint="cs"/>
          <w:cs/>
        </w:rPr>
        <w:t>ขั้นตอนแรกของการประเมินคือ ให้ผู้รับการประเมิน คือบุคลากรทุกคน จัดทำแบบ</w:t>
      </w:r>
      <w:r w:rsidRPr="0027024E">
        <w:rPr>
          <w:rFonts w:cs="Cordia New"/>
          <w:cs/>
        </w:rPr>
        <w:t>ข้อตกลงและแบบการประเมินผลสัมฤทธิ์ของงานของข้าราชการและพนักงาน สังกัดมหาวิทยาลัยมหาสารคาม (องค์ประกอบที่ 1)</w:t>
      </w:r>
      <w:r>
        <w:rPr>
          <w:rFonts w:hint="cs"/>
          <w:cs/>
        </w:rPr>
        <w:t xml:space="preserve"> ตามแบบฟอร์ม ป.</w:t>
      </w:r>
      <w:r>
        <w:t xml:space="preserve">01 </w:t>
      </w:r>
      <w:r>
        <w:rPr>
          <w:rFonts w:hint="cs"/>
          <w:cs/>
        </w:rPr>
        <w:t>และจัดทำแบบ</w:t>
      </w:r>
      <w:r w:rsidRPr="0027024E">
        <w:rPr>
          <w:rFonts w:cs="Cordia New"/>
          <w:cs/>
        </w:rPr>
        <w:t>ข้อตกลงและแบบการประเมินพฤติกรรมการปฏิบั</w:t>
      </w:r>
      <w:r>
        <w:rPr>
          <w:cs/>
        </w:rPr>
        <w:t xml:space="preserve">ติราชการของข้าราชการและพนักงาน </w:t>
      </w:r>
      <w:r w:rsidRPr="0027024E">
        <w:rPr>
          <w:rFonts w:cs="Cordia New"/>
          <w:cs/>
        </w:rPr>
        <w:t>สังกัดมหาวิทยาลัยมหาสารคาม</w:t>
      </w:r>
      <w:r>
        <w:rPr>
          <w:rFonts w:hint="cs"/>
          <w:cs/>
        </w:rPr>
        <w:t xml:space="preserve"> (องค์ประกอบที่ </w:t>
      </w:r>
      <w:r>
        <w:t>2</w:t>
      </w:r>
      <w:r>
        <w:rPr>
          <w:rFonts w:hint="cs"/>
          <w:cs/>
        </w:rPr>
        <w:t xml:space="preserve">) ตามแบบฟอร์ม </w:t>
      </w:r>
      <w:r w:rsidR="00165076">
        <w:rPr>
          <w:rFonts w:hint="cs"/>
          <w:cs/>
        </w:rPr>
        <w:t xml:space="preserve">   </w:t>
      </w:r>
      <w:r>
        <w:rPr>
          <w:rFonts w:hint="cs"/>
          <w:cs/>
        </w:rPr>
        <w:t>ป.</w:t>
      </w:r>
      <w:r>
        <w:t xml:space="preserve">02 </w:t>
      </w:r>
      <w:r>
        <w:rPr>
          <w:rFonts w:hint="cs"/>
          <w:cs/>
        </w:rPr>
        <w:t>ยื่นต่อผู้ประเมิน คือ</w:t>
      </w:r>
      <w:r w:rsidR="00685ACB">
        <w:rPr>
          <w:rFonts w:hint="cs"/>
          <w:cs/>
        </w:rPr>
        <w:t>คณะกร</w:t>
      </w:r>
      <w:r w:rsidR="00165076">
        <w:rPr>
          <w:rFonts w:hint="cs"/>
          <w:cs/>
        </w:rPr>
        <w:t>รมการพิจารณาหลักฐานประกอบผลการป</w:t>
      </w:r>
      <w:r w:rsidR="00685ACB">
        <w:rPr>
          <w:rFonts w:hint="cs"/>
          <w:cs/>
        </w:rPr>
        <w:t>ฏิบัติราชการ</w:t>
      </w:r>
      <w:r>
        <w:rPr>
          <w:rFonts w:hint="cs"/>
          <w:cs/>
        </w:rPr>
        <w:t xml:space="preserve"> ก่อนที่จะพิจารณาลงนาม และส่งสำเนากลับให้ผู้รับการประเมินจัดเก็บไว้เป็นหลักฐาน และดำเนินการตามแบบข้อตกลงดังกล่าวต่อไป</w:t>
      </w:r>
    </w:p>
    <w:p w:rsidR="0029453A" w:rsidRDefault="0029453A" w:rsidP="0029453A">
      <w:pPr>
        <w:pStyle w:val="11"/>
        <w:jc w:val="center"/>
      </w:pPr>
      <w:r>
        <w:br w:type="page"/>
      </w:r>
      <w:r w:rsidR="0008132D">
        <w:rPr>
          <w:noProof/>
        </w:rPr>
        <w:lastRenderedPageBreak/>
        <w:drawing>
          <wp:inline distT="0" distB="0" distL="0" distR="0">
            <wp:extent cx="5731708" cy="8359756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ชาร์ท ป 03_2.b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708" cy="835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D35" w:rsidRPr="0027024E" w:rsidRDefault="00F95D35" w:rsidP="002F5EB9">
      <w:pPr>
        <w:pStyle w:val="2"/>
        <w:rPr>
          <w:cs/>
        </w:rPr>
      </w:pPr>
      <w:bookmarkStart w:id="14" w:name="_Toc372796263"/>
      <w:r>
        <w:rPr>
          <w:rFonts w:hint="cs"/>
          <w:cs/>
        </w:rPr>
        <w:lastRenderedPageBreak/>
        <w:t>ขั้นตอนการประเมิน</w:t>
      </w:r>
      <w:bookmarkEnd w:id="14"/>
    </w:p>
    <w:p w:rsidR="0029453A" w:rsidRDefault="00F95D35" w:rsidP="009C3F09">
      <w:pPr>
        <w:pStyle w:val="11"/>
        <w:numPr>
          <w:ilvl w:val="0"/>
          <w:numId w:val="10"/>
        </w:numPr>
        <w:tabs>
          <w:tab w:val="left" w:pos="993"/>
        </w:tabs>
        <w:ind w:left="0" w:firstLine="720"/>
      </w:pPr>
      <w:r>
        <w:rPr>
          <w:rFonts w:hint="cs"/>
          <w:cs/>
        </w:rPr>
        <w:t>บุคลากรจัดทำ</w:t>
      </w:r>
      <w:r>
        <w:rPr>
          <w:cs/>
        </w:rPr>
        <w:t>แบบรายงานผลการปฏิบัติราชการของข้าราชการและพนักงาน สังกัดมหาวิทยาลัยมหาสารคามตามข้อตกลงการประเมินผลสัมฤทธิ์ของงานและข้อตกลงการประเมินพฤติกรรมการปฏิบัติราชการ</w:t>
      </w:r>
      <w:r>
        <w:rPr>
          <w:rFonts w:hint="cs"/>
          <w:cs/>
        </w:rPr>
        <w:t>(แบบ ป.</w:t>
      </w:r>
      <w:r>
        <w:t>03</w:t>
      </w:r>
      <w:r>
        <w:rPr>
          <w:rFonts w:hint="cs"/>
          <w:cs/>
        </w:rPr>
        <w:t xml:space="preserve">) ส่งไปยังภาควิชา </w:t>
      </w:r>
    </w:p>
    <w:p w:rsidR="00F95D35" w:rsidRDefault="00685ACB" w:rsidP="009C3F09">
      <w:pPr>
        <w:pStyle w:val="11"/>
        <w:numPr>
          <w:ilvl w:val="0"/>
          <w:numId w:val="10"/>
        </w:numPr>
        <w:tabs>
          <w:tab w:val="left" w:pos="993"/>
        </w:tabs>
        <w:ind w:left="0" w:firstLine="720"/>
      </w:pPr>
      <w:r>
        <w:rPr>
          <w:rFonts w:hint="cs"/>
          <w:cs/>
        </w:rPr>
        <w:t>คณะกร</w:t>
      </w:r>
      <w:r w:rsidR="008614A8">
        <w:rPr>
          <w:rFonts w:hint="cs"/>
          <w:cs/>
        </w:rPr>
        <w:t>รมการพิจารณาหลักฐานประกอบผลการป</w:t>
      </w:r>
      <w:r>
        <w:rPr>
          <w:rFonts w:hint="cs"/>
          <w:cs/>
        </w:rPr>
        <w:t>ฏิบัติราชการ</w:t>
      </w:r>
      <w:r w:rsidR="00F95D35">
        <w:rPr>
          <w:rFonts w:hint="cs"/>
          <w:cs/>
        </w:rPr>
        <w:t xml:space="preserve"> ดำเนินการพิจาณาประเมินในส่วนผลสัมฤทธิ์ของการปฏิบัติงาน (ร้อยละ </w:t>
      </w:r>
      <w:r w:rsidR="00F95D35">
        <w:t>70</w:t>
      </w:r>
      <w:r w:rsidR="00F95D35">
        <w:rPr>
          <w:rFonts w:hint="cs"/>
          <w:cs/>
        </w:rPr>
        <w:t xml:space="preserve">) หัวหน้าภาควิชาพิจารณาประเมินพฤติกรรมการปฏิบัติราชการฯ ตามสมรรถนะที่กำหนด (ร้อยละ </w:t>
      </w:r>
      <w:r w:rsidR="00F95D35">
        <w:t>30</w:t>
      </w:r>
      <w:r w:rsidR="00F95D35">
        <w:rPr>
          <w:rFonts w:hint="cs"/>
          <w:cs/>
        </w:rPr>
        <w:t xml:space="preserve">) </w:t>
      </w:r>
      <w:r w:rsidR="002E31BD">
        <w:rPr>
          <w:rFonts w:hint="cs"/>
          <w:cs/>
        </w:rPr>
        <w:t>รวบรวมและส่งไปยังคณะวิทยาศาสตร์</w:t>
      </w:r>
    </w:p>
    <w:p w:rsidR="00F95D35" w:rsidRDefault="008614A8" w:rsidP="009C3F09">
      <w:pPr>
        <w:pStyle w:val="11"/>
        <w:numPr>
          <w:ilvl w:val="0"/>
          <w:numId w:val="10"/>
        </w:numPr>
        <w:tabs>
          <w:tab w:val="left" w:pos="993"/>
        </w:tabs>
        <w:ind w:left="0" w:firstLine="720"/>
      </w:pPr>
      <w:r>
        <w:rPr>
          <w:rFonts w:hint="cs"/>
          <w:cs/>
        </w:rPr>
        <w:t>คณะกรรมการพิจารณาผลการป</w:t>
      </w:r>
      <w:r w:rsidR="00685ACB">
        <w:rPr>
          <w:rFonts w:hint="cs"/>
          <w:cs/>
        </w:rPr>
        <w:t>ฏิบัติราชการฯ ระดับคณะ</w:t>
      </w:r>
      <w:r w:rsidR="00E612F2">
        <w:rPr>
          <w:rFonts w:hint="cs"/>
          <w:cs/>
        </w:rPr>
        <w:t xml:space="preserve"> ซึ่งคณบดีหรือผู้ซึ่งคณบดีมอบหมายเป็นประธาน มีหัวหน้าภาควิชาเป็นกรรมการ และมีรองคณบดีฝ่ายบริหารหรือผู้ซึ่งคณบดีมอบหมายเป็นกรรมการและเลขานุการดำเนินการ</w:t>
      </w:r>
      <w:r w:rsidR="005B5D22">
        <w:rPr>
          <w:rFonts w:hint="cs"/>
          <w:cs/>
        </w:rPr>
        <w:t>ประชุมพิจารณา</w:t>
      </w:r>
      <w:r w:rsidR="00E612F2">
        <w:rPr>
          <w:rFonts w:hint="cs"/>
          <w:cs/>
        </w:rPr>
        <w:t>ทบทวนแก้ไข</w:t>
      </w:r>
      <w:r w:rsidR="005B5D22">
        <w:rPr>
          <w:rFonts w:hint="cs"/>
          <w:cs/>
        </w:rPr>
        <w:t>ผลการประเมินฯ โดยคำนึงถึงความสอดคล้องส่งเสริมนโยบาย</w:t>
      </w:r>
      <w:r w:rsidR="00E612F2">
        <w:rPr>
          <w:rFonts w:hint="cs"/>
          <w:cs/>
        </w:rPr>
        <w:t>ของคณะและหลักความเป็นธรรมแล้วถือมติที่ประชุมเป็นผลการประเมินฯ สุดท้าย ก่อนจะส่งให้บุคลากรผู้รับการประเมินเซ็นรับทราบ</w:t>
      </w:r>
    </w:p>
    <w:p w:rsidR="001C25FF" w:rsidRDefault="009B1EDC" w:rsidP="009C3F09">
      <w:pPr>
        <w:pStyle w:val="11"/>
        <w:numPr>
          <w:ilvl w:val="0"/>
          <w:numId w:val="10"/>
        </w:numPr>
        <w:tabs>
          <w:tab w:val="left" w:pos="993"/>
        </w:tabs>
        <w:ind w:left="0" w:firstLine="720"/>
      </w:pPr>
      <w:r>
        <w:rPr>
          <w:rFonts w:hint="cs"/>
          <w:cs/>
        </w:rPr>
        <w:t xml:space="preserve">แจ้งผลการประเมินให้บุคลากรผู้รับการประเมินรับทราบเป็นรายบุคคล และลงลายมือชื่อในแบบประเมิน หากผู้รับการประเมินไม่ยินยอมลงลายมือชื่อ ให้ดำเนินการหาพยานบุคคลอย่างน้อยสองคน ลงลายมือชื่อไว้เป็นหลักฐานว่าได้มีการแจ้งผลการประเมินแล้ว </w:t>
      </w:r>
    </w:p>
    <w:p w:rsidR="001C25FF" w:rsidRDefault="00685ACB" w:rsidP="009C3F09">
      <w:pPr>
        <w:pStyle w:val="11"/>
        <w:numPr>
          <w:ilvl w:val="0"/>
          <w:numId w:val="10"/>
        </w:numPr>
        <w:tabs>
          <w:tab w:val="left" w:pos="993"/>
        </w:tabs>
        <w:ind w:left="0" w:firstLine="720"/>
      </w:pPr>
      <w:r>
        <w:rPr>
          <w:rFonts w:hint="cs"/>
          <w:cs/>
        </w:rPr>
        <w:t>คณะกร</w:t>
      </w:r>
      <w:r w:rsidR="008614A8">
        <w:rPr>
          <w:rFonts w:hint="cs"/>
          <w:cs/>
        </w:rPr>
        <w:t>รมการพิจารณาหลักฐานประกอบผลการป</w:t>
      </w:r>
      <w:r>
        <w:rPr>
          <w:rFonts w:hint="cs"/>
          <w:cs/>
        </w:rPr>
        <w:t>ฏิบัติราชการ</w:t>
      </w:r>
      <w:r w:rsidR="001C25FF">
        <w:rPr>
          <w:rFonts w:hint="cs"/>
          <w:cs/>
        </w:rPr>
        <w:t xml:space="preserve"> จัดทำ</w:t>
      </w:r>
      <w:r w:rsidR="001C25FF">
        <w:rPr>
          <w:cs/>
        </w:rPr>
        <w:t>แบบสรุปการประเมินผลกา</w:t>
      </w:r>
      <w:r w:rsidR="001C25FF">
        <w:rPr>
          <w:rFonts w:hint="cs"/>
          <w:cs/>
        </w:rPr>
        <w:t>ร</w:t>
      </w:r>
      <w:r w:rsidR="001C25FF">
        <w:rPr>
          <w:cs/>
        </w:rPr>
        <w:t>ปฏิบัติราชการของข้าราชการและพนักงาน สังกัดมหาวิทยาลัยมหาสารคาม</w:t>
      </w:r>
      <w:r w:rsidR="001C25FF">
        <w:rPr>
          <w:rFonts w:hint="cs"/>
          <w:cs/>
        </w:rPr>
        <w:t>(แบบ ป.</w:t>
      </w:r>
      <w:r w:rsidR="001C25FF">
        <w:t>04</w:t>
      </w:r>
      <w:r w:rsidR="001C25FF">
        <w:rPr>
          <w:rFonts w:hint="cs"/>
          <w:cs/>
        </w:rPr>
        <w:t xml:space="preserve">)รวมรวบจัดส่งมายังคณะวิทยาศาสตร์ </w:t>
      </w:r>
    </w:p>
    <w:p w:rsidR="001C25FF" w:rsidRDefault="008614A8" w:rsidP="009C3F09">
      <w:pPr>
        <w:pStyle w:val="11"/>
        <w:numPr>
          <w:ilvl w:val="0"/>
          <w:numId w:val="10"/>
        </w:numPr>
        <w:tabs>
          <w:tab w:val="left" w:pos="993"/>
        </w:tabs>
        <w:ind w:left="0" w:firstLine="720"/>
      </w:pPr>
      <w:r>
        <w:rPr>
          <w:rFonts w:hint="cs"/>
          <w:cs/>
        </w:rPr>
        <w:t>คณะกรรมการพิจารณาผลการป</w:t>
      </w:r>
      <w:r w:rsidR="00685ACB">
        <w:rPr>
          <w:rFonts w:hint="cs"/>
          <w:cs/>
        </w:rPr>
        <w:t>ฏิบัติราชการฯ ระดับคณะ</w:t>
      </w:r>
      <w:r w:rsidR="001C25FF">
        <w:rPr>
          <w:rFonts w:hint="cs"/>
          <w:cs/>
        </w:rPr>
        <w:t xml:space="preserve"> สรุปและรวบรวม ป.</w:t>
      </w:r>
      <w:r w:rsidR="001C25FF">
        <w:t xml:space="preserve">01 – </w:t>
      </w:r>
      <w:r w:rsidR="001C25FF">
        <w:rPr>
          <w:rFonts w:hint="cs"/>
          <w:cs/>
        </w:rPr>
        <w:t>ป.</w:t>
      </w:r>
      <w:r w:rsidR="001C25FF">
        <w:t xml:space="preserve">04 </w:t>
      </w:r>
      <w:r w:rsidR="001C25FF">
        <w:rPr>
          <w:rFonts w:hint="cs"/>
          <w:cs/>
        </w:rPr>
        <w:t xml:space="preserve">ส่งให้คณะกรรมการกลั่นกรองผลการประเมินการปฏิบัติราชการฯ </w:t>
      </w:r>
      <w:r w:rsidR="00963FC4">
        <w:rPr>
          <w:rFonts w:hint="cs"/>
          <w:cs/>
        </w:rPr>
        <w:t>ประจำคณะ</w:t>
      </w:r>
      <w:r w:rsidR="001C25FF">
        <w:rPr>
          <w:rFonts w:hint="cs"/>
          <w:cs/>
        </w:rPr>
        <w:t xml:space="preserve"> พิจารณา หากมีมติให้ทบทวนให้ส่งกลับไปยังคณะกรรมการประเมินผลกา</w:t>
      </w:r>
      <w:r w:rsidR="00963FC4">
        <w:rPr>
          <w:rFonts w:hint="cs"/>
          <w:cs/>
        </w:rPr>
        <w:t>รปฏิบัติราชการฯ ระดับภาคเพื่อพ</w:t>
      </w:r>
      <w:r>
        <w:rPr>
          <w:rFonts w:hint="cs"/>
          <w:cs/>
        </w:rPr>
        <w:t>ิ</w:t>
      </w:r>
      <w:r w:rsidR="00963FC4">
        <w:rPr>
          <w:rFonts w:hint="cs"/>
          <w:cs/>
        </w:rPr>
        <w:t>จารณาทบทวนแก้ไข</w:t>
      </w:r>
    </w:p>
    <w:p w:rsidR="00963FC4" w:rsidRDefault="00963FC4" w:rsidP="009C3F09">
      <w:pPr>
        <w:pStyle w:val="11"/>
        <w:numPr>
          <w:ilvl w:val="0"/>
          <w:numId w:val="10"/>
        </w:numPr>
        <w:tabs>
          <w:tab w:val="left" w:pos="993"/>
        </w:tabs>
        <w:ind w:left="0" w:firstLine="720"/>
      </w:pPr>
      <w:r>
        <w:rPr>
          <w:rFonts w:hint="cs"/>
          <w:cs/>
        </w:rPr>
        <w:t>คณะวิทยาศาสตร์ส่งผลการประเมินการปฏิบัติราชการฯ ไปยังกองการเจ้าหน้าที่ เพื่อนำเข้าที่ประชุมคณะกรรมการกลั่นกรองผลการประเมินการปฏิบัติราชการฯ ระดับมหาวิทยาลัย</w:t>
      </w:r>
      <w:r w:rsidR="00545AF4">
        <w:rPr>
          <w:rFonts w:hint="cs"/>
          <w:cs/>
        </w:rPr>
        <w:t xml:space="preserve"> (</w:t>
      </w:r>
      <w:proofErr w:type="spellStart"/>
      <w:r w:rsidR="00545AF4">
        <w:rPr>
          <w:rFonts w:hint="cs"/>
          <w:cs/>
        </w:rPr>
        <w:t>ก.บ.ม</w:t>
      </w:r>
      <w:proofErr w:type="spellEnd"/>
      <w:r w:rsidR="00545AF4">
        <w:rPr>
          <w:rFonts w:hint="cs"/>
          <w:cs/>
        </w:rPr>
        <w:t xml:space="preserve">.) </w:t>
      </w:r>
      <w:r>
        <w:rPr>
          <w:rFonts w:hint="cs"/>
          <w:cs/>
        </w:rPr>
        <w:t xml:space="preserve">ต่อไป </w:t>
      </w:r>
    </w:p>
    <w:p w:rsidR="00963FC4" w:rsidRDefault="00545AF4" w:rsidP="009C3F09">
      <w:pPr>
        <w:pStyle w:val="11"/>
        <w:numPr>
          <w:ilvl w:val="0"/>
          <w:numId w:val="10"/>
        </w:numPr>
        <w:tabs>
          <w:tab w:val="left" w:pos="993"/>
        </w:tabs>
        <w:ind w:left="0" w:firstLine="720"/>
      </w:pPr>
      <w:proofErr w:type="spellStart"/>
      <w:r>
        <w:rPr>
          <w:rFonts w:hint="cs"/>
          <w:cs/>
        </w:rPr>
        <w:t>ก.บ.ม</w:t>
      </w:r>
      <w:proofErr w:type="spellEnd"/>
      <w:r>
        <w:rPr>
          <w:rFonts w:hint="cs"/>
          <w:cs/>
        </w:rPr>
        <w:t xml:space="preserve">. พิจารณากลั่นกรองผลการประเมินผลการปฏิบัติราชการฯ ก่อนจะนำเสนออธิการบดีพิจารณาให้ความเห็นชอบ </w:t>
      </w:r>
    </w:p>
    <w:p w:rsidR="00545AF4" w:rsidRPr="0029453A" w:rsidRDefault="00545AF4" w:rsidP="009C3F09">
      <w:pPr>
        <w:pStyle w:val="11"/>
        <w:numPr>
          <w:ilvl w:val="0"/>
          <w:numId w:val="10"/>
        </w:numPr>
        <w:tabs>
          <w:tab w:val="left" w:pos="993"/>
        </w:tabs>
        <w:ind w:left="0" w:firstLine="720"/>
      </w:pPr>
      <w:r>
        <w:rPr>
          <w:rFonts w:hint="cs"/>
          <w:cs/>
        </w:rPr>
        <w:t xml:space="preserve">มหาวิทยาลัยและคณะประกาศรายชื่อบุคลากรที่มีผลการประเมินผลการปฏิบัติราชการฯ อยู่ในระดับดีเด่นและดีมากในที่เปิดเผยให้ทราบโดยทั่วกัน เพื่อเป็นการยกย่อง ชุมเชย และสร้างแรงจูงใจให้พัฒนาการปฏิบัติราชการในรอบถัดไป </w:t>
      </w:r>
    </w:p>
    <w:p w:rsidR="001D4B17" w:rsidRDefault="001D4B17" w:rsidP="001D4B17">
      <w:pPr>
        <w:pStyle w:val="2"/>
      </w:pPr>
      <w:bookmarkStart w:id="15" w:name="_Toc372796264"/>
      <w:r>
        <w:rPr>
          <w:rFonts w:hint="cs"/>
          <w:cs/>
        </w:rPr>
        <w:t>การ</w:t>
      </w:r>
      <w:r w:rsidRPr="00F44F3F">
        <w:rPr>
          <w:cs/>
        </w:rPr>
        <w:t>ประเมิน</w:t>
      </w:r>
      <w:r>
        <w:rPr>
          <w:rFonts w:hint="cs"/>
          <w:cs/>
        </w:rPr>
        <w:t>ผล</w:t>
      </w:r>
      <w:r w:rsidRPr="00F44F3F">
        <w:rPr>
          <w:cs/>
        </w:rPr>
        <w:t>การปฏิบัติราชการของบุคลากรคณะวิทยาศาสตร์</w:t>
      </w:r>
      <w:bookmarkEnd w:id="15"/>
    </w:p>
    <w:p w:rsidR="001D4B17" w:rsidRDefault="001D4B17" w:rsidP="001D4B17">
      <w:pPr>
        <w:pStyle w:val="11"/>
      </w:pPr>
      <w:r>
        <w:rPr>
          <w:rFonts w:hint="cs"/>
          <w:cs/>
        </w:rPr>
        <w:t xml:space="preserve">การประเมินผลการปฏิบัติราชการของข้าราชการและพนักงานสายวิชาการของคณะวิทยาศาสตร์ เป็นไปตามระเบียบ </w:t>
      </w:r>
      <w:proofErr w:type="spellStart"/>
      <w:r>
        <w:rPr>
          <w:rFonts w:hint="cs"/>
          <w:cs/>
        </w:rPr>
        <w:t>ก.พ.อ</w:t>
      </w:r>
      <w:proofErr w:type="spellEnd"/>
      <w:r>
        <w:rPr>
          <w:rFonts w:hint="cs"/>
          <w:cs/>
        </w:rPr>
        <w:t xml:space="preserve">. และประกาศของมหาวิทยาลัย กล่าวคือ แบ่งเป็น </w:t>
      </w:r>
      <w:r>
        <w:t>2</w:t>
      </w:r>
      <w:r>
        <w:rPr>
          <w:rFonts w:hint="cs"/>
          <w:cs/>
        </w:rPr>
        <w:t xml:space="preserve"> ส่วนการประเมิน ได้แก่ การประเมินผลสัมฤทธิ์ของการปฏิบัติราชการ ซึ่งคิดเป็นร้อยละ </w:t>
      </w:r>
      <w:r>
        <w:t>70</w:t>
      </w:r>
      <w:r>
        <w:rPr>
          <w:rFonts w:hint="cs"/>
          <w:cs/>
        </w:rPr>
        <w:t xml:space="preserve"> และส่วนการประเมินพฤติกรรมการปฏิบัติงาน ซึ่งคิดเป็นร้อยละ </w:t>
      </w:r>
      <w:r>
        <w:t>30</w:t>
      </w:r>
    </w:p>
    <w:p w:rsidR="007101DE" w:rsidRDefault="009C3F09" w:rsidP="002F5EB9">
      <w:pPr>
        <w:pStyle w:val="2"/>
      </w:pPr>
      <w:bookmarkStart w:id="16" w:name="_Toc372796265"/>
      <w:r>
        <w:rPr>
          <w:rFonts w:hint="cs"/>
          <w:cs/>
        </w:rPr>
        <w:lastRenderedPageBreak/>
        <w:t>การ</w:t>
      </w:r>
      <w:r w:rsidR="007101DE" w:rsidRPr="00F44F3F">
        <w:rPr>
          <w:cs/>
        </w:rPr>
        <w:t>ประเมินผลสัมฤทธิ์การปฏิบัติราชการของบุคลากรคณะวิทยาศาสตร์</w:t>
      </w:r>
      <w:bookmarkEnd w:id="16"/>
    </w:p>
    <w:p w:rsidR="00C40E81" w:rsidRDefault="00C40E81" w:rsidP="00C40E81">
      <w:pPr>
        <w:pStyle w:val="11"/>
      </w:pPr>
      <w:r>
        <w:rPr>
          <w:rFonts w:hint="cs"/>
          <w:cs/>
        </w:rPr>
        <w:t xml:space="preserve">การประเมินผลสัมฤทธิ์ของการปฏิบัติงานฯ ร้อยละ </w:t>
      </w:r>
      <w:r>
        <w:t>70</w:t>
      </w:r>
      <w:r>
        <w:rPr>
          <w:rFonts w:hint="cs"/>
          <w:cs/>
        </w:rPr>
        <w:t xml:space="preserve"> ให้คำนวณจากสูตร</w:t>
      </w:r>
    </w:p>
    <w:p w:rsidR="00C40E81" w:rsidRDefault="00C40E81" w:rsidP="00C40E81">
      <w:pPr>
        <w:pStyle w:val="11"/>
      </w:pPr>
    </w:p>
    <w:p w:rsidR="00C40E81" w:rsidRPr="00C40E81" w:rsidRDefault="00C40E81" w:rsidP="00C40E81">
      <w:pPr>
        <w:pStyle w:val="11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cs/>
            </w:rPr>
            <m:t>ผลสัมฤทธิ์การปฏิบัติราชการฯ</m:t>
          </m:r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cs/>
                </w:rPr>
                <m:t>ระดับความสำเร็จแต่ละด้าน×ค่าถ่วงน้ำหนัก</m:t>
              </m:r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:rsidR="00C40E81" w:rsidRPr="001D4B17" w:rsidRDefault="00C40E81" w:rsidP="00C40E81">
      <w:pPr>
        <w:pStyle w:val="11"/>
        <w:rPr>
          <w:cs/>
        </w:rPr>
      </w:pPr>
    </w:p>
    <w:tbl>
      <w:tblPr>
        <w:tblW w:w="9214" w:type="dxa"/>
        <w:tblInd w:w="108" w:type="dxa"/>
        <w:tblLook w:val="04A0" w:firstRow="1" w:lastRow="0" w:firstColumn="1" w:lastColumn="0" w:noHBand="0" w:noVBand="1"/>
      </w:tblPr>
      <w:tblGrid>
        <w:gridCol w:w="993"/>
        <w:gridCol w:w="1099"/>
        <w:gridCol w:w="1452"/>
        <w:gridCol w:w="1843"/>
        <w:gridCol w:w="1417"/>
        <w:gridCol w:w="2410"/>
      </w:tblGrid>
      <w:tr w:rsidR="00C40E81" w:rsidRPr="009C56D1" w:rsidTr="00E213DC">
        <w:trPr>
          <w:trHeight w:val="420"/>
        </w:trPr>
        <w:tc>
          <w:tcPr>
            <w:tcW w:w="921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C40E81">
            <w:pPr>
              <w:rPr>
                <w:rFonts w:ascii="TH SarabunPSK" w:eastAsia="Times New Roman" w:hAnsi="TH SarabunPSK" w:cs="TH SarabunPSK"/>
              </w:rPr>
            </w:pPr>
            <w:r>
              <w:rPr>
                <w:rFonts w:ascii="TH SarabunPSK" w:eastAsia="Times New Roman" w:hAnsi="TH SarabunPSK" w:cs="TH SarabunPSK" w:hint="cs"/>
                <w:cs/>
              </w:rPr>
              <w:t>อาจารย์</w:t>
            </w:r>
            <w:r w:rsidRPr="009C56D1">
              <w:rPr>
                <w:rFonts w:ascii="TH SarabunPSK" w:eastAsia="Times New Roman" w:hAnsi="TH SarabunPSK" w:cs="TH SarabunPSK"/>
                <w:cs/>
              </w:rPr>
              <w:t xml:space="preserve">สามารถเลือกค่าถ่วงน้ำหนักที่ใช้ในการประเมิน วงรอบที่ </w:t>
            </w:r>
            <w:r>
              <w:rPr>
                <w:rFonts w:ascii="TH SarabunPSK" w:eastAsia="Times New Roman" w:hAnsi="TH SarabunPSK" w:cs="TH SarabunPSK" w:hint="cs"/>
                <w:cs/>
              </w:rPr>
              <w:t>1</w:t>
            </w:r>
            <w:r>
              <w:rPr>
                <w:rFonts w:ascii="TH SarabunPSK" w:eastAsia="Times New Roman" w:hAnsi="TH SarabunPSK" w:cs="TH SarabunPSK"/>
              </w:rPr>
              <w:t xml:space="preserve"> (</w:t>
            </w:r>
            <w:r>
              <w:rPr>
                <w:rFonts w:ascii="TH SarabunPSK" w:eastAsia="Times New Roman" w:hAnsi="TH SarabunPSK" w:cs="TH SarabunPSK" w:hint="cs"/>
                <w:cs/>
              </w:rPr>
              <w:t>1ตุลาคม 2555</w:t>
            </w:r>
            <w:r w:rsidRPr="009C56D1">
              <w:rPr>
                <w:rFonts w:ascii="TH SarabunPSK" w:eastAsia="Times New Roman" w:hAnsi="TH SarabunPSK" w:cs="TH SarabunPSK"/>
                <w:cs/>
              </w:rPr>
              <w:t xml:space="preserve"> - </w:t>
            </w:r>
            <w:r w:rsidRPr="009C56D1">
              <w:rPr>
                <w:rFonts w:ascii="TH SarabunPSK" w:eastAsia="Times New Roman" w:hAnsi="TH SarabunPSK" w:cs="TH SarabunPSK"/>
              </w:rPr>
              <w:t xml:space="preserve">30 </w:t>
            </w:r>
            <w:r>
              <w:rPr>
                <w:rFonts w:ascii="TH SarabunPSK" w:eastAsia="Times New Roman" w:hAnsi="TH SarabunPSK" w:cs="TH SarabunPSK" w:hint="cs"/>
                <w:cs/>
              </w:rPr>
              <w:t>เมษายน</w:t>
            </w:r>
            <w:r w:rsidRPr="009C56D1">
              <w:rPr>
                <w:rFonts w:ascii="TH SarabunPSK" w:eastAsia="Times New Roman" w:hAnsi="TH SarabunPSK" w:cs="TH SarabunPSK"/>
              </w:rPr>
              <w:t>255</w:t>
            </w:r>
            <w:r>
              <w:rPr>
                <w:rFonts w:ascii="TH SarabunPSK" w:eastAsia="Times New Roman" w:hAnsi="TH SarabunPSK" w:cs="TH SarabunPSK" w:hint="cs"/>
                <w:cs/>
              </w:rPr>
              <w:t>6</w:t>
            </w:r>
            <w:r w:rsidRPr="009C56D1">
              <w:rPr>
                <w:rFonts w:ascii="TH SarabunPSK" w:eastAsia="Times New Roman" w:hAnsi="TH SarabunPSK" w:cs="TH SarabunPSK"/>
              </w:rPr>
              <w:t>)</w:t>
            </w:r>
          </w:p>
        </w:tc>
      </w:tr>
      <w:tr w:rsidR="00C40E81" w:rsidRPr="009C56D1" w:rsidTr="00E213DC">
        <w:trPr>
          <w:trHeight w:val="420"/>
        </w:trPr>
        <w:tc>
          <w:tcPr>
            <w:tcW w:w="68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  <w:cs/>
              </w:rPr>
              <w:t xml:space="preserve">โดยสามารถเลือกใช้ได้เพียง </w:t>
            </w:r>
            <w:r w:rsidRPr="009C56D1">
              <w:rPr>
                <w:rFonts w:ascii="TH SarabunPSK" w:eastAsia="Times New Roman" w:hAnsi="TH SarabunPSK" w:cs="TH SarabunPSK"/>
              </w:rPr>
              <w:t xml:space="preserve">1 </w:t>
            </w:r>
            <w:r w:rsidRPr="009C56D1">
              <w:rPr>
                <w:rFonts w:ascii="TH SarabunPSK" w:eastAsia="Times New Roman" w:hAnsi="TH SarabunPSK" w:cs="TH SarabunPSK"/>
                <w:cs/>
              </w:rPr>
              <w:t>รูปแบบในการประเมินฯเท่านั้น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rPr>
                <w:rFonts w:ascii="TH SarabunPSK" w:eastAsia="Times New Roman" w:hAnsi="TH SarabunPSK" w:cs="TH SarabunPSK"/>
              </w:rPr>
            </w:pPr>
          </w:p>
        </w:tc>
      </w:tr>
      <w:tr w:rsidR="00C40E81" w:rsidRPr="009C56D1" w:rsidTr="00E213DC">
        <w:trPr>
          <w:trHeight w:val="420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rPr>
                <w:rFonts w:ascii="TH SarabunPSK" w:eastAsia="Times New Roman" w:hAnsi="TH SarabunPSK" w:cs="TH SarabunPSK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rPr>
                <w:rFonts w:ascii="TH SarabunPSK" w:eastAsia="Times New Roman" w:hAnsi="TH SarabunPSK" w:cs="TH SarabunPSK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rPr>
                <w:rFonts w:ascii="TH SarabunPSK" w:eastAsia="Times New Roman" w:hAnsi="TH SarabunPSK" w:cs="TH SarabunPSK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rPr>
                <w:rFonts w:ascii="TH SarabunPSK" w:eastAsia="Times New Roman" w:hAnsi="TH SarabunPSK" w:cs="TH SarabunPSK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rPr>
                <w:rFonts w:ascii="TH SarabunPSK" w:eastAsia="Times New Roman" w:hAnsi="TH SarabunPSK" w:cs="TH SarabunPSK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rPr>
                <w:rFonts w:ascii="TH SarabunPSK" w:eastAsia="Times New Roman" w:hAnsi="TH SarabunPSK" w:cs="TH SarabunPSK"/>
              </w:rPr>
            </w:pPr>
          </w:p>
        </w:tc>
      </w:tr>
      <w:tr w:rsidR="00C40E81" w:rsidRPr="009C56D1" w:rsidTr="00E213DC">
        <w:trPr>
          <w:trHeight w:val="4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vAlign w:val="center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  <w:cs/>
              </w:rPr>
              <w:t>รูปแบบ</w:t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  <w:cs/>
              </w:rPr>
              <w:t>การสอน(%)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vAlign w:val="bottom"/>
            <w:hideMark/>
          </w:tcPr>
          <w:p w:rsidR="00C40E8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  <w:cs/>
              </w:rPr>
              <w:t>งานวิจัย</w:t>
            </w:r>
          </w:p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  <w:cs/>
              </w:rPr>
              <w:t>(%)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vAlign w:val="bottom"/>
            <w:hideMark/>
          </w:tcPr>
          <w:p w:rsidR="00C40E8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  <w:cs/>
              </w:rPr>
              <w:t>บริการวิชาการ</w:t>
            </w:r>
          </w:p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  <w:cs/>
              </w:rPr>
              <w:t>(%)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  <w:cs/>
              </w:rPr>
              <w:t>ทำนุบำรุงฯ(%)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>
              <w:rPr>
                <w:rFonts w:ascii="TH SarabunPSK" w:eastAsia="Times New Roman" w:hAnsi="TH SarabunPSK" w:cs="TH SarabunPSK" w:hint="cs"/>
                <w:cs/>
              </w:rPr>
              <w:t>ช่วยงานบริหาร</w:t>
            </w:r>
            <w:r w:rsidRPr="009C56D1">
              <w:rPr>
                <w:rFonts w:ascii="TH SarabunPSK" w:eastAsia="Times New Roman" w:hAnsi="TH SarabunPSK" w:cs="TH SarabunPSK"/>
                <w:cs/>
              </w:rPr>
              <w:t>และอื่น ๆ (%)</w:t>
            </w:r>
          </w:p>
        </w:tc>
      </w:tr>
      <w:tr w:rsidR="00C40E81" w:rsidRPr="009C56D1" w:rsidTr="00E213DC">
        <w:trPr>
          <w:trHeight w:val="4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45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35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5</w:t>
            </w:r>
          </w:p>
        </w:tc>
      </w:tr>
      <w:tr w:rsidR="00C40E81" w:rsidRPr="009C56D1" w:rsidTr="00E213DC">
        <w:trPr>
          <w:trHeight w:val="4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45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5</w:t>
            </w:r>
          </w:p>
        </w:tc>
      </w:tr>
      <w:tr w:rsidR="00C40E81" w:rsidRPr="009C56D1" w:rsidTr="00E213DC">
        <w:trPr>
          <w:trHeight w:val="4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45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E81" w:rsidRPr="009C56D1" w:rsidRDefault="00C40E81" w:rsidP="00E213DC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9C56D1">
              <w:rPr>
                <w:rFonts w:ascii="TH SarabunPSK" w:eastAsia="Times New Roman" w:hAnsi="TH SarabunPSK" w:cs="TH SarabunPSK"/>
              </w:rPr>
              <w:t>10</w:t>
            </w:r>
          </w:p>
        </w:tc>
      </w:tr>
    </w:tbl>
    <w:p w:rsidR="00C40E81" w:rsidRPr="00270312" w:rsidRDefault="00C40E81" w:rsidP="00C40E81">
      <w:pPr>
        <w:pStyle w:val="11"/>
        <w:rPr>
          <w:cs/>
        </w:rPr>
      </w:pPr>
    </w:p>
    <w:p w:rsidR="000A4EB6" w:rsidRDefault="000A4EB6" w:rsidP="000A4EB6">
      <w:pPr>
        <w:pStyle w:val="11"/>
      </w:pPr>
      <w:r>
        <w:rPr>
          <w:rFonts w:hint="cs"/>
          <w:cs/>
        </w:rPr>
        <w:t>การร่างเกณฑ์การประเมินฯ ผลสัมฤทธิ์การปฏิบัติราชการฯ ของคณะวิทยาศาสตร์ ยึดหลัก</w:t>
      </w:r>
      <w:proofErr w:type="spellStart"/>
      <w:r>
        <w:rPr>
          <w:rFonts w:hint="cs"/>
          <w:cs/>
        </w:rPr>
        <w:t>ธรรมาภิ</w:t>
      </w:r>
      <w:proofErr w:type="spellEnd"/>
      <w:r>
        <w:rPr>
          <w:rFonts w:hint="cs"/>
          <w:cs/>
        </w:rPr>
        <w:t xml:space="preserve">บาล </w:t>
      </w:r>
      <w:r w:rsidR="008776A1">
        <w:rPr>
          <w:rFonts w:hint="cs"/>
          <w:cs/>
        </w:rPr>
        <w:t xml:space="preserve">ครอบคลุม </w:t>
      </w:r>
      <w:r w:rsidR="008776A1">
        <w:t>3</w:t>
      </w:r>
      <w:r w:rsidR="008776A1">
        <w:rPr>
          <w:rFonts w:hint="cs"/>
          <w:cs/>
        </w:rPr>
        <w:t xml:space="preserve"> ด้าน ที่กำหนดในระเบียบของ </w:t>
      </w:r>
      <w:proofErr w:type="spellStart"/>
      <w:r w:rsidR="008776A1">
        <w:rPr>
          <w:rFonts w:hint="cs"/>
          <w:cs/>
        </w:rPr>
        <w:t>ก</w:t>
      </w:r>
      <w:r w:rsidR="00F57273">
        <w:rPr>
          <w:rFonts w:hint="cs"/>
          <w:cs/>
        </w:rPr>
        <w:t>.</w:t>
      </w:r>
      <w:r w:rsidR="008776A1">
        <w:rPr>
          <w:rFonts w:hint="cs"/>
          <w:cs/>
        </w:rPr>
        <w:t>พ</w:t>
      </w:r>
      <w:r w:rsidR="00F57273">
        <w:rPr>
          <w:rFonts w:hint="cs"/>
          <w:cs/>
        </w:rPr>
        <w:t>.</w:t>
      </w:r>
      <w:r w:rsidR="008776A1">
        <w:rPr>
          <w:rFonts w:hint="cs"/>
          <w:cs/>
        </w:rPr>
        <w:t>อ</w:t>
      </w:r>
      <w:proofErr w:type="spellEnd"/>
      <w:r w:rsidR="008776A1">
        <w:rPr>
          <w:rFonts w:hint="cs"/>
          <w:cs/>
        </w:rPr>
        <w:t>. คือ ด้านคุณภาพ ด้านปริมาณ และด้านพฤติกรรมการทำงาน สอดคล้องกับมิติของความเชี่ยวชาญจึงทำให้เกิดงานที่มีคุณภาพ มิติของความขยันที่ทำให้ได้ปริมาณงานเยอะ และมิติของการเสียสละทำงานเพื่อ</w:t>
      </w:r>
      <w:r w:rsidR="008E5A90">
        <w:rPr>
          <w:rFonts w:hint="cs"/>
          <w:cs/>
        </w:rPr>
        <w:t xml:space="preserve">องค์กร โดยใช้สูตรการคำนวณภาระงานดังนี้ </w:t>
      </w:r>
    </w:p>
    <w:p w:rsidR="005F55D4" w:rsidRDefault="005F55D4" w:rsidP="000A4EB6">
      <w:pPr>
        <w:pStyle w:val="11"/>
      </w:pPr>
    </w:p>
    <w:p w:rsidR="008E5A90" w:rsidRPr="005F55D4" w:rsidRDefault="0027145C" w:rsidP="0027145C">
      <w:pPr>
        <w:pStyle w:val="11"/>
        <w:jc w:val="center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cs/>
            </w:rPr>
            <m:t>คะแนนดิบ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s/>
                    </w:rPr>
                    <m:t>ภาระงานของแต่ละหน่วย×ตัวคูณ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/>
                  <w:cs/>
                </w:rPr>
                <m:t>ภาระงานขั้นต่ำ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×5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:rsidR="005F55D4" w:rsidRPr="0027145C" w:rsidRDefault="005F55D4" w:rsidP="0027145C">
      <w:pPr>
        <w:pStyle w:val="11"/>
        <w:jc w:val="center"/>
        <w:rPr>
          <w:i/>
        </w:rPr>
      </w:pPr>
    </w:p>
    <w:p w:rsidR="008E5A90" w:rsidRDefault="0027145C" w:rsidP="0027145C">
      <w:pPr>
        <w:pStyle w:val="11"/>
        <w:ind w:firstLine="1440"/>
      </w:pPr>
      <w:r>
        <w:rPr>
          <w:rFonts w:hint="cs"/>
          <w:cs/>
        </w:rPr>
        <w:t>คะแนนดิบ หมายถึง คะแนนรวมทั้งหมดจากการคำนวณจากสูตรฯ ก่อนที่จะนำไปเทียบระดับความสำเร็จตามเกณฑ์ที่กำหนด</w:t>
      </w:r>
    </w:p>
    <w:p w:rsidR="0027145C" w:rsidRDefault="0027145C" w:rsidP="0027145C">
      <w:pPr>
        <w:pStyle w:val="11"/>
        <w:ind w:firstLine="1440"/>
      </w:pPr>
      <w:r>
        <w:rPr>
          <w:rFonts w:hint="cs"/>
          <w:cs/>
        </w:rPr>
        <w:t>ภาระงานของแต่ละหน่วย หมายถึง ภาระงานของงานหรือผลงานแต่ละเรื่องหรือแต่ละชิ้นงาน ตามแต่ว่าจะอยู่ในภาระงานด้านใด เช่น ถ้าเป็นภาระงานด้านการสอน จะเป็น ภาระการสอนของ</w:t>
      </w:r>
      <w:r w:rsidR="00165076">
        <w:rPr>
          <w:rFonts w:hint="cs"/>
          <w:cs/>
        </w:rPr>
        <w:t xml:space="preserve">    </w:t>
      </w:r>
      <w:r>
        <w:rPr>
          <w:rFonts w:hint="cs"/>
          <w:cs/>
        </w:rPr>
        <w:t>แต่ละรายวิชา เป็นต้น</w:t>
      </w:r>
    </w:p>
    <w:p w:rsidR="0027145C" w:rsidRDefault="0027145C" w:rsidP="0027145C">
      <w:pPr>
        <w:pStyle w:val="11"/>
        <w:ind w:firstLine="1440"/>
      </w:pPr>
      <w:r>
        <w:rPr>
          <w:rFonts w:hint="cs"/>
          <w:cs/>
        </w:rPr>
        <w:t>ตัวคูณ หมายถึง ค่าตัวเลขที่แสดงถึงระดับความยากง่าย ความเชี</w:t>
      </w:r>
      <w:r w:rsidR="005F55D4">
        <w:rPr>
          <w:rFonts w:hint="cs"/>
          <w:cs/>
        </w:rPr>
        <w:t xml:space="preserve">่ยวชาญ หรือระดับคุณภาพ ของผลงาน เช่น ในภาระงานด้านวิจัย ผลงานที่ตีพิมพ์ในฐานข้อมูล </w:t>
      </w:r>
      <w:r w:rsidR="005F55D4">
        <w:t>ISI</w:t>
      </w:r>
      <w:r w:rsidR="005F55D4">
        <w:rPr>
          <w:rFonts w:hint="cs"/>
          <w:cs/>
        </w:rPr>
        <w:t xml:space="preserve"> จะมีตัวคูณเท่ากับ 5 เป็นต้น </w:t>
      </w:r>
    </w:p>
    <w:p w:rsidR="005F55D4" w:rsidRDefault="005F55D4" w:rsidP="0027145C">
      <w:pPr>
        <w:pStyle w:val="11"/>
        <w:ind w:firstLine="1440"/>
      </w:pPr>
      <w:r>
        <w:rPr>
          <w:rFonts w:hint="cs"/>
          <w:cs/>
        </w:rPr>
        <w:t xml:space="preserve">ภาระงานขั้นต่ำ หมายถึง ภาระงานขั้นต่ำที่กำหนดเป็นข้อตกลงระหว่างผู้ประเมินและผู้รับการประเมิน โดยคณะวิทยาศาสตร์จะกำหนดให้บุคลากรทุกคนใช้ภาระงานขั้นต่ำเดียวกันทั้งหมด </w:t>
      </w:r>
    </w:p>
    <w:p w:rsidR="005F55D4" w:rsidRDefault="005F55D4" w:rsidP="0027145C">
      <w:pPr>
        <w:pStyle w:val="11"/>
        <w:ind w:firstLine="1440"/>
      </w:pPr>
      <w:r>
        <w:rPr>
          <w:rFonts w:hint="cs"/>
          <w:cs/>
        </w:rPr>
        <w:lastRenderedPageBreak/>
        <w:t>ตัวเลข 5 นำมาคูณกับภาระงานขั้นต่ำเพื่อปรับฐานของคะแนน ในกรณีที่สามารถ</w:t>
      </w:r>
      <w:r w:rsidR="0032058F">
        <w:rPr>
          <w:rFonts w:hint="cs"/>
          <w:cs/>
        </w:rPr>
        <w:t xml:space="preserve">ทำภาระงานได้ตามเกณฑ์ขั้นต่ำและภาระงานนั้นอยู่ในระดับตัวคูณ </w:t>
      </w:r>
      <w:r w:rsidR="0032058F">
        <w:t>5</w:t>
      </w:r>
      <w:r w:rsidR="0032058F">
        <w:rPr>
          <w:rFonts w:hint="cs"/>
          <w:cs/>
        </w:rPr>
        <w:t xml:space="preserve">  จะได้เท่ากับ </w:t>
      </w:r>
      <w:r w:rsidR="0032058F">
        <w:t xml:space="preserve">100 </w:t>
      </w:r>
      <w:r w:rsidR="0032058F">
        <w:rPr>
          <w:rFonts w:hint="cs"/>
          <w:cs/>
        </w:rPr>
        <w:t>คะแนนพอดี และหากขยันมากก็จะทำให้</w:t>
      </w:r>
      <w:r w:rsidR="00F57273">
        <w:rPr>
          <w:rFonts w:hint="cs"/>
          <w:cs/>
        </w:rPr>
        <w:t>ได้</w:t>
      </w:r>
      <w:r w:rsidR="0032058F">
        <w:rPr>
          <w:rFonts w:hint="cs"/>
          <w:cs/>
        </w:rPr>
        <w:t xml:space="preserve">มากกว่า </w:t>
      </w:r>
      <w:r w:rsidR="0032058F">
        <w:t>100</w:t>
      </w:r>
      <w:r w:rsidR="0032058F">
        <w:rPr>
          <w:rFonts w:hint="cs"/>
          <w:cs/>
        </w:rPr>
        <w:t xml:space="preserve"> คะแนน </w:t>
      </w:r>
      <w:r w:rsidR="00F57273">
        <w:rPr>
          <w:rFonts w:hint="cs"/>
          <w:cs/>
        </w:rPr>
        <w:t xml:space="preserve">ดังนั้น คะแนนดิบจึงสามารถบ่งบอกถึงทั้งความเชี่ยวชาญหรือคุณภาพของงานและความขยันของบุคลากรด้วย </w:t>
      </w:r>
    </w:p>
    <w:tbl>
      <w:tblPr>
        <w:tblW w:w="3126" w:type="pct"/>
        <w:jc w:val="center"/>
        <w:tblLook w:val="04A0" w:firstRow="1" w:lastRow="0" w:firstColumn="1" w:lastColumn="0" w:noHBand="0" w:noVBand="1"/>
      </w:tblPr>
      <w:tblGrid>
        <w:gridCol w:w="5835"/>
      </w:tblGrid>
      <w:tr w:rsidR="000D5B39" w:rsidRPr="000D5B39" w:rsidTr="000D5B39">
        <w:trPr>
          <w:trHeight w:val="420"/>
          <w:jc w:val="center"/>
        </w:trPr>
        <w:tc>
          <w:tcPr>
            <w:tcW w:w="5000" w:type="pct"/>
            <w:shd w:val="clear" w:color="000000" w:fill="F2F2F2"/>
            <w:noWrap/>
            <w:vAlign w:val="bottom"/>
            <w:hideMark/>
          </w:tcPr>
          <w:p w:rsidR="000D5B39" w:rsidRPr="000D5B39" w:rsidRDefault="000D5B39" w:rsidP="006E0869">
            <w:pPr>
              <w:ind w:firstLineChars="167" w:firstLine="534"/>
              <w:jc w:val="both"/>
              <w:rPr>
                <w:rFonts w:ascii="TH SarabunPSK" w:eastAsia="Times New Roman" w:hAnsi="TH SarabunPSK" w:cs="TH SarabunPSK"/>
              </w:rPr>
            </w:pPr>
            <w:r w:rsidRPr="000D5B39">
              <w:rPr>
                <w:rFonts w:ascii="TH SarabunPSK" w:eastAsia="Times New Roman" w:hAnsi="TH SarabunPSK" w:cs="TH SarabunPSK"/>
                <w:cs/>
              </w:rPr>
              <w:t>ระดับความสำเร็จ</w:t>
            </w:r>
          </w:p>
        </w:tc>
      </w:tr>
      <w:tr w:rsidR="000D5B39" w:rsidRPr="000D5B39" w:rsidTr="000D5B39">
        <w:trPr>
          <w:trHeight w:val="420"/>
          <w:jc w:val="center"/>
        </w:trPr>
        <w:tc>
          <w:tcPr>
            <w:tcW w:w="5000" w:type="pct"/>
            <w:shd w:val="clear" w:color="000000" w:fill="F2F2F2"/>
            <w:noWrap/>
            <w:vAlign w:val="bottom"/>
            <w:hideMark/>
          </w:tcPr>
          <w:p w:rsidR="000D5B39" w:rsidRPr="000D5B39" w:rsidRDefault="000D5B39" w:rsidP="000D5B39">
            <w:pPr>
              <w:ind w:firstLineChars="400" w:firstLine="1280"/>
              <w:rPr>
                <w:rFonts w:ascii="TH SarabunPSK" w:eastAsia="Times New Roman" w:hAnsi="TH SarabunPSK" w:cs="TH SarabunPSK"/>
              </w:rPr>
            </w:pPr>
            <w:r w:rsidRPr="000D5B39">
              <w:rPr>
                <w:rFonts w:ascii="TH SarabunPSK" w:eastAsia="Times New Roman" w:hAnsi="TH SarabunPSK" w:cs="TH SarabunPSK"/>
                <w:cs/>
              </w:rPr>
              <w:t xml:space="preserve">ระดับที่ </w:t>
            </w:r>
            <w:r w:rsidRPr="000D5B39">
              <w:rPr>
                <w:rFonts w:ascii="TH SarabunPSK" w:eastAsia="Times New Roman" w:hAnsi="TH SarabunPSK" w:cs="TH SarabunPSK"/>
              </w:rPr>
              <w:t xml:space="preserve">1 </w:t>
            </w:r>
            <w:r w:rsidRPr="000D5B39">
              <w:rPr>
                <w:rFonts w:ascii="TH SarabunPSK" w:eastAsia="Times New Roman" w:hAnsi="TH SarabunPSK" w:cs="TH SarabunPSK"/>
                <w:cs/>
              </w:rPr>
              <w:t xml:space="preserve">น้อยกว่า </w:t>
            </w:r>
            <w:r w:rsidRPr="000D5B39">
              <w:rPr>
                <w:rFonts w:ascii="TH SarabunPSK" w:eastAsia="Times New Roman" w:hAnsi="TH SarabunPSK" w:cs="TH SarabunPSK"/>
              </w:rPr>
              <w:t xml:space="preserve">40 </w:t>
            </w:r>
            <w:r w:rsidRPr="000D5B39">
              <w:rPr>
                <w:rFonts w:ascii="TH SarabunPSK" w:eastAsia="Times New Roman" w:hAnsi="TH SarabunPSK" w:cs="TH SarabunPSK"/>
                <w:cs/>
              </w:rPr>
              <w:t>คะแนน</w:t>
            </w:r>
          </w:p>
        </w:tc>
      </w:tr>
      <w:tr w:rsidR="000D5B39" w:rsidRPr="000D5B39" w:rsidTr="000D5B39">
        <w:trPr>
          <w:trHeight w:val="420"/>
          <w:jc w:val="center"/>
        </w:trPr>
        <w:tc>
          <w:tcPr>
            <w:tcW w:w="5000" w:type="pct"/>
            <w:shd w:val="clear" w:color="000000" w:fill="F2F2F2"/>
            <w:noWrap/>
            <w:vAlign w:val="bottom"/>
            <w:hideMark/>
          </w:tcPr>
          <w:p w:rsidR="000D5B39" w:rsidRPr="000D5B39" w:rsidRDefault="000D5B39" w:rsidP="000D5B39">
            <w:pPr>
              <w:ind w:firstLineChars="400" w:firstLine="1280"/>
              <w:rPr>
                <w:rFonts w:ascii="TH SarabunPSK" w:eastAsia="Times New Roman" w:hAnsi="TH SarabunPSK" w:cs="TH SarabunPSK"/>
              </w:rPr>
            </w:pPr>
            <w:r w:rsidRPr="000D5B39">
              <w:rPr>
                <w:rFonts w:ascii="TH SarabunPSK" w:eastAsia="Times New Roman" w:hAnsi="TH SarabunPSK" w:cs="TH SarabunPSK"/>
                <w:cs/>
              </w:rPr>
              <w:t xml:space="preserve">ระดับที่ </w:t>
            </w:r>
            <w:r w:rsidRPr="000D5B39">
              <w:rPr>
                <w:rFonts w:ascii="TH SarabunPSK" w:eastAsia="Times New Roman" w:hAnsi="TH SarabunPSK" w:cs="TH SarabunPSK"/>
              </w:rPr>
              <w:t xml:space="preserve">2   40 – 59 </w:t>
            </w:r>
            <w:r w:rsidRPr="000D5B39">
              <w:rPr>
                <w:rFonts w:ascii="TH SarabunPSK" w:eastAsia="Times New Roman" w:hAnsi="TH SarabunPSK" w:cs="TH SarabunPSK"/>
                <w:cs/>
              </w:rPr>
              <w:t>คะแนน</w:t>
            </w:r>
          </w:p>
        </w:tc>
      </w:tr>
      <w:tr w:rsidR="000D5B39" w:rsidRPr="000D5B39" w:rsidTr="000D5B39">
        <w:trPr>
          <w:trHeight w:val="420"/>
          <w:jc w:val="center"/>
        </w:trPr>
        <w:tc>
          <w:tcPr>
            <w:tcW w:w="5000" w:type="pct"/>
            <w:shd w:val="clear" w:color="000000" w:fill="F2F2F2"/>
            <w:noWrap/>
            <w:vAlign w:val="bottom"/>
            <w:hideMark/>
          </w:tcPr>
          <w:p w:rsidR="000D5B39" w:rsidRPr="000D5B39" w:rsidRDefault="000D5B39" w:rsidP="000D5B39">
            <w:pPr>
              <w:ind w:firstLineChars="400" w:firstLine="1280"/>
              <w:rPr>
                <w:rFonts w:ascii="TH SarabunPSK" w:eastAsia="Times New Roman" w:hAnsi="TH SarabunPSK" w:cs="TH SarabunPSK"/>
              </w:rPr>
            </w:pPr>
            <w:r w:rsidRPr="000D5B39">
              <w:rPr>
                <w:rFonts w:ascii="TH SarabunPSK" w:eastAsia="Times New Roman" w:hAnsi="TH SarabunPSK" w:cs="TH SarabunPSK"/>
                <w:cs/>
              </w:rPr>
              <w:t xml:space="preserve">ระดับที่ </w:t>
            </w:r>
            <w:r w:rsidRPr="000D5B39">
              <w:rPr>
                <w:rFonts w:ascii="TH SarabunPSK" w:eastAsia="Times New Roman" w:hAnsi="TH SarabunPSK" w:cs="TH SarabunPSK"/>
              </w:rPr>
              <w:t xml:space="preserve">3   60 – 79 </w:t>
            </w:r>
            <w:r w:rsidRPr="000D5B39">
              <w:rPr>
                <w:rFonts w:ascii="TH SarabunPSK" w:eastAsia="Times New Roman" w:hAnsi="TH SarabunPSK" w:cs="TH SarabunPSK"/>
                <w:cs/>
              </w:rPr>
              <w:t>คะแนน</w:t>
            </w:r>
          </w:p>
        </w:tc>
      </w:tr>
      <w:tr w:rsidR="000D5B39" w:rsidRPr="000D5B39" w:rsidTr="000D5B39">
        <w:trPr>
          <w:trHeight w:val="420"/>
          <w:jc w:val="center"/>
        </w:trPr>
        <w:tc>
          <w:tcPr>
            <w:tcW w:w="5000" w:type="pct"/>
            <w:shd w:val="clear" w:color="000000" w:fill="F2F2F2"/>
            <w:noWrap/>
            <w:vAlign w:val="bottom"/>
            <w:hideMark/>
          </w:tcPr>
          <w:p w:rsidR="000D5B39" w:rsidRPr="000D5B39" w:rsidRDefault="000D5B39" w:rsidP="000D5B39">
            <w:pPr>
              <w:ind w:firstLineChars="400" w:firstLine="1280"/>
              <w:rPr>
                <w:rFonts w:ascii="TH SarabunPSK" w:eastAsia="Times New Roman" w:hAnsi="TH SarabunPSK" w:cs="TH SarabunPSK"/>
              </w:rPr>
            </w:pPr>
            <w:r w:rsidRPr="000D5B39">
              <w:rPr>
                <w:rFonts w:ascii="TH SarabunPSK" w:eastAsia="Times New Roman" w:hAnsi="TH SarabunPSK" w:cs="TH SarabunPSK"/>
                <w:cs/>
              </w:rPr>
              <w:t xml:space="preserve">ระดับที่ </w:t>
            </w:r>
            <w:r w:rsidRPr="000D5B39">
              <w:rPr>
                <w:rFonts w:ascii="TH SarabunPSK" w:eastAsia="Times New Roman" w:hAnsi="TH SarabunPSK" w:cs="TH SarabunPSK"/>
              </w:rPr>
              <w:t xml:space="preserve">4   80 – 99 </w:t>
            </w:r>
            <w:r w:rsidRPr="000D5B39">
              <w:rPr>
                <w:rFonts w:ascii="TH SarabunPSK" w:eastAsia="Times New Roman" w:hAnsi="TH SarabunPSK" w:cs="TH SarabunPSK"/>
                <w:cs/>
              </w:rPr>
              <w:t>คะแนน</w:t>
            </w:r>
          </w:p>
        </w:tc>
      </w:tr>
      <w:tr w:rsidR="000D5B39" w:rsidRPr="000D5B39" w:rsidTr="000D5B39">
        <w:trPr>
          <w:trHeight w:val="468"/>
          <w:jc w:val="center"/>
        </w:trPr>
        <w:tc>
          <w:tcPr>
            <w:tcW w:w="5000" w:type="pct"/>
            <w:shd w:val="clear" w:color="000000" w:fill="F2F2F2"/>
            <w:noWrap/>
            <w:vAlign w:val="bottom"/>
            <w:hideMark/>
          </w:tcPr>
          <w:p w:rsidR="000D5B39" w:rsidRPr="000D5B39" w:rsidRDefault="000D5B39" w:rsidP="000D5B39">
            <w:pPr>
              <w:rPr>
                <w:rFonts w:ascii="TH SarabunPSK" w:eastAsia="Times New Roman" w:hAnsi="TH SarabunPSK" w:cs="TH SarabunPSK"/>
              </w:rPr>
            </w:pPr>
            <w:r w:rsidRPr="000D5B39">
              <w:rPr>
                <w:rFonts w:ascii="TH SarabunPSK" w:eastAsia="Times New Roman" w:hAnsi="TH SarabunPSK" w:cs="TH SarabunPSK"/>
                <w:cs/>
              </w:rPr>
              <w:t xml:space="preserve">ระดับที่ </w:t>
            </w:r>
            <w:r w:rsidRPr="000D5B39">
              <w:rPr>
                <w:rFonts w:ascii="TH SarabunPSK" w:eastAsia="Times New Roman" w:hAnsi="TH SarabunPSK" w:cs="TH SarabunPSK"/>
              </w:rPr>
              <w:t xml:space="preserve">5  </w:t>
            </w:r>
            <w:r w:rsidRPr="000D5B39">
              <w:rPr>
                <w:rFonts w:ascii="TH SarabunPSK" w:eastAsia="Times New Roman" w:hAnsi="TH SarabunPSK" w:cs="TH SarabunPSK"/>
                <w:cs/>
              </w:rPr>
              <w:t>ตั้งแต่</w:t>
            </w:r>
            <w:r w:rsidRPr="000D5B39">
              <w:rPr>
                <w:rFonts w:ascii="TH SarabunPSK" w:eastAsia="Times New Roman" w:hAnsi="TH SarabunPSK" w:cs="TH SarabunPSK"/>
              </w:rPr>
              <w:t xml:space="preserve"> 100 </w:t>
            </w:r>
            <w:r w:rsidRPr="000D5B39">
              <w:rPr>
                <w:rFonts w:ascii="TH SarabunPSK" w:eastAsia="Times New Roman" w:hAnsi="TH SarabunPSK" w:cs="TH SarabunPSK"/>
                <w:cs/>
              </w:rPr>
              <w:t>คะแนน ขึ้นไป</w:t>
            </w:r>
          </w:p>
        </w:tc>
      </w:tr>
    </w:tbl>
    <w:p w:rsidR="004E1629" w:rsidRDefault="004E1629" w:rsidP="006E0869">
      <w:pPr>
        <w:pStyle w:val="11"/>
        <w:ind w:firstLine="0"/>
      </w:pPr>
    </w:p>
    <w:p w:rsidR="006E0869" w:rsidRDefault="006E0869" w:rsidP="006E0869">
      <w:pPr>
        <w:pStyle w:val="11"/>
        <w:ind w:firstLine="0"/>
      </w:pPr>
      <w:r>
        <w:rPr>
          <w:rFonts w:hint="cs"/>
          <w:cs/>
        </w:rPr>
        <w:t>โดยที่เกณฑ์ระดับความสำเร็จ จะถูกปรับเปลี่ยนเพื่อให้เกิดควา</w:t>
      </w:r>
      <w:r w:rsidR="00E00740">
        <w:rPr>
          <w:rFonts w:hint="cs"/>
          <w:cs/>
        </w:rPr>
        <w:t>มเป็นธรรมและเหมาะสมต่อผู้ทำงาน และเน้นความสอดคล้องกับยุทธศาสตร์และกลยุทธ</w:t>
      </w:r>
      <w:r w:rsidR="00165076">
        <w:rPr>
          <w:rFonts w:hint="cs"/>
          <w:cs/>
        </w:rPr>
        <w:t>์</w:t>
      </w:r>
      <w:r w:rsidR="00E00740">
        <w:rPr>
          <w:rFonts w:hint="cs"/>
          <w:cs/>
        </w:rPr>
        <w:t xml:space="preserve">ของคณะฯ </w:t>
      </w:r>
    </w:p>
    <w:p w:rsidR="0032058F" w:rsidRDefault="000D5B39" w:rsidP="00F57273">
      <w:pPr>
        <w:pStyle w:val="11"/>
      </w:pPr>
      <w:r>
        <w:rPr>
          <w:rFonts w:hint="cs"/>
          <w:cs/>
        </w:rPr>
        <w:t xml:space="preserve">ในการประเมินผลสัมฤทธิ์ของการปฏิบัติงาน ต้องนำคะแนนดิบรวมทั้งหมดในแต่ละด้านมาเทียบกับช่วงคะแนนระดับความสำเร็จ ดังต่อไปนี้ </w:t>
      </w:r>
    </w:p>
    <w:p w:rsidR="00276FF5" w:rsidRPr="006B0B5F" w:rsidRDefault="006B0B5F" w:rsidP="00276FF5">
      <w:pPr>
        <w:pStyle w:val="11"/>
        <w:rPr>
          <w:rFonts w:ascii="TH SarabunPSK" w:hAnsi="TH SarabunPSK"/>
          <w:cs/>
        </w:rPr>
      </w:pPr>
      <w:r>
        <w:rPr>
          <w:rFonts w:ascii="TH SarabunPSK" w:hAnsi="TH SarabunPSK" w:hint="cs"/>
          <w:cs/>
        </w:rPr>
        <w:t xml:space="preserve">เกณฑ์การประเมินผลสัมฤทธิ์ฯ (ร้อยละ </w:t>
      </w:r>
      <w:r>
        <w:rPr>
          <w:rFonts w:ascii="TH SarabunPSK" w:hAnsi="TH SarabunPSK"/>
        </w:rPr>
        <w:t>70</w:t>
      </w:r>
      <w:r>
        <w:rPr>
          <w:rFonts w:ascii="TH SarabunPSK" w:hAnsi="TH SarabunPSK" w:hint="cs"/>
          <w:cs/>
        </w:rPr>
        <w:t xml:space="preserve">) แบ่งเป็น </w:t>
      </w:r>
      <w:r>
        <w:rPr>
          <w:rFonts w:ascii="TH SarabunPSK" w:hAnsi="TH SarabunPSK"/>
        </w:rPr>
        <w:t xml:space="preserve">5 </w:t>
      </w:r>
      <w:r>
        <w:rPr>
          <w:rFonts w:ascii="TH SarabunPSK" w:hAnsi="TH SarabunPSK" w:hint="cs"/>
          <w:cs/>
        </w:rPr>
        <w:t>ด้าน ครอบคลุมทุก</w:t>
      </w:r>
      <w:proofErr w:type="spellStart"/>
      <w:r>
        <w:rPr>
          <w:rFonts w:ascii="TH SarabunPSK" w:hAnsi="TH SarabunPSK" w:hint="cs"/>
          <w:cs/>
        </w:rPr>
        <w:t>พันธ</w:t>
      </w:r>
      <w:proofErr w:type="spellEnd"/>
      <w:r>
        <w:rPr>
          <w:rFonts w:ascii="TH SarabunPSK" w:hAnsi="TH SarabunPSK" w:hint="cs"/>
          <w:cs/>
        </w:rPr>
        <w:t xml:space="preserve">กิจของคณะ แต่ละด้านแยกเป็นข้อย่อยต่างๆ ดังนี้ </w:t>
      </w:r>
      <w:r w:rsidR="0017377A">
        <w:rPr>
          <w:rFonts w:ascii="TH SarabunPSK" w:hAnsi="TH SarabunPSK" w:hint="cs"/>
          <w:cs/>
        </w:rPr>
        <w:t xml:space="preserve"> (รายละเอียดในแบบ ป.</w:t>
      </w:r>
      <w:r w:rsidR="0017377A">
        <w:rPr>
          <w:rFonts w:ascii="TH SarabunPSK" w:hAnsi="TH SarabunPSK"/>
        </w:rPr>
        <w:t xml:space="preserve"> 01, </w:t>
      </w:r>
      <w:r w:rsidR="0017377A">
        <w:rPr>
          <w:rFonts w:ascii="TH SarabunPSK" w:hAnsi="TH SarabunPSK" w:hint="cs"/>
          <w:cs/>
        </w:rPr>
        <w:t xml:space="preserve">ป. </w:t>
      </w:r>
      <w:r w:rsidR="0017377A">
        <w:rPr>
          <w:rFonts w:ascii="TH SarabunPSK" w:hAnsi="TH SarabunPSK"/>
        </w:rPr>
        <w:t xml:space="preserve">02, </w:t>
      </w:r>
      <w:r w:rsidR="0017377A">
        <w:rPr>
          <w:rFonts w:ascii="TH SarabunPSK" w:hAnsi="TH SarabunPSK" w:hint="cs"/>
          <w:cs/>
        </w:rPr>
        <w:t>แล</w:t>
      </w:r>
      <w:r w:rsidR="00225A3C">
        <w:rPr>
          <w:rFonts w:ascii="TH SarabunPSK" w:hAnsi="TH SarabunPSK" w:hint="cs"/>
          <w:cs/>
        </w:rPr>
        <w:t>ะ</w:t>
      </w:r>
      <w:r w:rsidR="0017377A">
        <w:rPr>
          <w:rFonts w:ascii="TH SarabunPSK" w:hAnsi="TH SarabunPSK" w:hint="cs"/>
          <w:cs/>
        </w:rPr>
        <w:t xml:space="preserve"> ป. </w:t>
      </w:r>
      <w:r w:rsidR="0017377A">
        <w:rPr>
          <w:rFonts w:ascii="TH SarabunPSK" w:hAnsi="TH SarabunPSK"/>
        </w:rPr>
        <w:t>03</w:t>
      </w:r>
      <w:r w:rsidR="00225A3C">
        <w:rPr>
          <w:rFonts w:ascii="TH SarabunPSK" w:hAnsi="TH SarabunPSK" w:hint="cs"/>
          <w:cs/>
        </w:rPr>
        <w:t xml:space="preserve"> (ดูภาคผนวก)</w:t>
      </w:r>
      <w:r w:rsidR="0017377A">
        <w:rPr>
          <w:rFonts w:ascii="TH SarabunPSK" w:hAnsi="TH SarabunPSK" w:hint="cs"/>
          <w:cs/>
        </w:rPr>
        <w:t>)</w:t>
      </w:r>
    </w:p>
    <w:p w:rsidR="00E00740" w:rsidRDefault="00333FB9" w:rsidP="002F5EB9">
      <w:pPr>
        <w:pStyle w:val="2"/>
      </w:pPr>
      <w:bookmarkStart w:id="17" w:name="_Toc372796266"/>
      <w:r>
        <w:rPr>
          <w:rFonts w:hint="cs"/>
          <w:cs/>
        </w:rPr>
        <w:t>ภาระงาน</w:t>
      </w:r>
      <w:r w:rsidR="00E00740">
        <w:rPr>
          <w:rFonts w:hint="cs"/>
          <w:cs/>
        </w:rPr>
        <w:t>ด้านการสอน</w:t>
      </w:r>
      <w:bookmarkEnd w:id="17"/>
    </w:p>
    <w:p w:rsidR="00D25802" w:rsidRPr="002F5EB9" w:rsidRDefault="00115826" w:rsidP="002F5EB9">
      <w:pPr>
        <w:pStyle w:val="3"/>
      </w:pPr>
      <w:bookmarkStart w:id="18" w:name="_Toc372796267"/>
      <w:r w:rsidRPr="002F5EB9">
        <w:rPr>
          <w:rFonts w:hint="cs"/>
          <w:cs/>
        </w:rPr>
        <w:t>องค์ประกอบของภาระงานสอน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23"/>
      </w:tblGrid>
      <w:tr w:rsidR="00D25802" w:rsidRPr="00D25802" w:rsidTr="00EB6E6E">
        <w:trPr>
          <w:trHeight w:val="360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115826">
            <w:pPr>
              <w:ind w:left="993"/>
              <w:rPr>
                <w:rFonts w:ascii="TH SarabunPSK" w:hAnsi="TH SarabunPSK" w:cs="TH SarabunPSK"/>
                <w:cs/>
              </w:rPr>
            </w:pPr>
            <w:r w:rsidRPr="00EB6E6E">
              <w:rPr>
                <w:rFonts w:ascii="TH SarabunPSK" w:hAnsi="TH SarabunPSK" w:cs="TH SarabunPSK"/>
              </w:rPr>
              <w:t xml:space="preserve">1. </w:t>
            </w:r>
            <w:r w:rsidRPr="00EB6E6E">
              <w:rPr>
                <w:rFonts w:ascii="TH SarabunPSK" w:hAnsi="TH SarabunPSK" w:cs="TH SarabunPSK"/>
                <w:cs/>
              </w:rPr>
              <w:t>ภาระงานด้านการสอน</w:t>
            </w:r>
          </w:p>
        </w:tc>
      </w:tr>
      <w:tr w:rsidR="00D25802" w:rsidRPr="00D25802" w:rsidTr="00EB6E6E">
        <w:trPr>
          <w:trHeight w:val="360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115826">
            <w:pPr>
              <w:ind w:left="1985" w:hanging="567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1.1) </w:t>
            </w:r>
            <w:r w:rsidRPr="00D25802">
              <w:rPr>
                <w:rFonts w:ascii="TH SarabunPSK" w:hAnsi="TH SarabunPSK" w:cs="TH SarabunPSK"/>
                <w:cs/>
              </w:rPr>
              <w:t>การสอนภาคบรรยาย</w:t>
            </w:r>
          </w:p>
        </w:tc>
      </w:tr>
      <w:tr w:rsidR="00D25802" w:rsidRPr="00D25802" w:rsidTr="00EB6E6E">
        <w:trPr>
          <w:trHeight w:val="360"/>
        </w:trPr>
        <w:tc>
          <w:tcPr>
            <w:tcW w:w="5000" w:type="pct"/>
            <w:shd w:val="clear" w:color="auto" w:fill="auto"/>
            <w:hideMark/>
          </w:tcPr>
          <w:p w:rsidR="00D25802" w:rsidRPr="00EB6E6E" w:rsidRDefault="00D25802" w:rsidP="00115826">
            <w:pPr>
              <w:ind w:left="1985" w:hanging="567"/>
              <w:rPr>
                <w:rFonts w:ascii="TH SarabunPSK" w:hAnsi="TH SarabunPSK" w:cs="TH SarabunPSK"/>
              </w:rPr>
            </w:pPr>
            <w:r w:rsidRPr="00EB6E6E">
              <w:rPr>
                <w:rFonts w:ascii="TH SarabunPSK" w:hAnsi="TH SarabunPSK" w:cs="TH SarabunPSK"/>
              </w:rPr>
              <w:t xml:space="preserve">1.2) </w:t>
            </w:r>
            <w:r w:rsidRPr="00EB6E6E">
              <w:rPr>
                <w:rFonts w:ascii="TH SarabunPSK" w:hAnsi="TH SarabunPSK" w:cs="TH SarabunPSK"/>
                <w:cs/>
              </w:rPr>
              <w:t>การสอนภาคปฏิบัติ</w:t>
            </w:r>
          </w:p>
        </w:tc>
      </w:tr>
      <w:tr w:rsidR="00D25802" w:rsidRPr="00D25802" w:rsidTr="00EB6E6E">
        <w:trPr>
          <w:trHeight w:val="360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115826">
            <w:pPr>
              <w:ind w:left="1985" w:hanging="567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1.3) </w:t>
            </w:r>
            <w:r w:rsidRPr="00D25802">
              <w:rPr>
                <w:rFonts w:ascii="TH SarabunPSK" w:hAnsi="TH SarabunPSK" w:cs="TH SarabunPSK"/>
                <w:cs/>
              </w:rPr>
              <w:t>ผู้ประสานงานรายวิชา</w:t>
            </w:r>
          </w:p>
        </w:tc>
      </w:tr>
      <w:tr w:rsidR="00D25802" w:rsidRPr="00D25802" w:rsidTr="00EB6E6E">
        <w:trPr>
          <w:trHeight w:val="360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115826">
            <w:pPr>
              <w:ind w:left="1985" w:hanging="567"/>
              <w:rPr>
                <w:rFonts w:ascii="TH SarabunPSK" w:hAnsi="TH SarabunPSK" w:cs="TH SarabunPSK"/>
                <w:cs/>
              </w:rPr>
            </w:pPr>
            <w:r w:rsidRPr="00D25802">
              <w:rPr>
                <w:rFonts w:ascii="TH SarabunPSK" w:hAnsi="TH SarabunPSK" w:cs="TH SarabunPSK"/>
              </w:rPr>
              <w:t xml:space="preserve">1.4) </w:t>
            </w:r>
            <w:r w:rsidRPr="00D25802">
              <w:rPr>
                <w:rFonts w:ascii="TH SarabunPSK" w:hAnsi="TH SarabunPSK" w:cs="TH SarabunPSK"/>
                <w:cs/>
              </w:rPr>
              <w:t>การควบคุมการฝึกงาน/ฝึกสอน/</w:t>
            </w:r>
            <w:proofErr w:type="spellStart"/>
            <w:r w:rsidRPr="00D25802">
              <w:rPr>
                <w:rFonts w:ascii="TH SarabunPSK" w:hAnsi="TH SarabunPSK" w:cs="TH SarabunPSK"/>
                <w:cs/>
              </w:rPr>
              <w:t>สห</w:t>
            </w:r>
            <w:proofErr w:type="spellEnd"/>
            <w:r w:rsidRPr="00D25802">
              <w:rPr>
                <w:rFonts w:ascii="TH SarabunPSK" w:hAnsi="TH SarabunPSK" w:cs="TH SarabunPSK"/>
                <w:cs/>
              </w:rPr>
              <w:t>กิจ</w:t>
            </w:r>
          </w:p>
        </w:tc>
      </w:tr>
      <w:tr w:rsidR="00D25802" w:rsidRPr="00D25802" w:rsidTr="00EB6E6E">
        <w:trPr>
          <w:trHeight w:val="527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EB6E6E">
            <w:pPr>
              <w:ind w:left="1843" w:hanging="425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1.5) </w:t>
            </w:r>
            <w:r w:rsidRPr="00D25802">
              <w:rPr>
                <w:rFonts w:ascii="TH SarabunPSK" w:hAnsi="TH SarabunPSK" w:cs="TH SarabunPSK"/>
                <w:cs/>
              </w:rPr>
              <w:t>ที่ปรึกษาโครงการปริญญานิพนธ์ระดับปริญญาตรี</w:t>
            </w:r>
            <w:r w:rsidRPr="00D25802">
              <w:rPr>
                <w:rFonts w:ascii="TH SarabunPSK" w:hAnsi="TH SarabunPSK" w:cs="TH SarabunPSK"/>
              </w:rPr>
              <w:t xml:space="preserve">  (</w:t>
            </w:r>
            <w:r w:rsidRPr="00D25802">
              <w:rPr>
                <w:rFonts w:ascii="TH SarabunPSK" w:hAnsi="TH SarabunPSK" w:cs="TH SarabunPSK"/>
                <w:cs/>
              </w:rPr>
              <w:t>จำนวนนิสิตต่ออาจารย์หรือ จำนวนหัวเรื่องต่ออาจารย์ ได้ไม่เกินจำนวนที่ภาควิชากำหนด</w:t>
            </w:r>
            <w:r w:rsidRPr="00D25802">
              <w:rPr>
                <w:rFonts w:ascii="TH SarabunPSK" w:hAnsi="TH SarabunPSK" w:cs="TH SarabunPSK"/>
              </w:rPr>
              <w:t>)</w:t>
            </w:r>
          </w:p>
        </w:tc>
      </w:tr>
      <w:tr w:rsidR="00D25802" w:rsidRPr="00D25802" w:rsidTr="00EB6E6E">
        <w:trPr>
          <w:trHeight w:val="167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115826">
            <w:pPr>
              <w:ind w:left="1985" w:hanging="567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1.6) </w:t>
            </w:r>
            <w:r w:rsidRPr="00D25802">
              <w:rPr>
                <w:rFonts w:ascii="TH SarabunPSK" w:hAnsi="TH SarabunPSK" w:cs="TH SarabunPSK"/>
                <w:cs/>
              </w:rPr>
              <w:t>ที่ปรึกษาวิทยานิพนธ์ ระดับปริญญาโทและเอก</w:t>
            </w:r>
          </w:p>
        </w:tc>
      </w:tr>
      <w:tr w:rsidR="00D25802" w:rsidRPr="00D25802" w:rsidTr="00EB6E6E">
        <w:trPr>
          <w:trHeight w:val="345"/>
        </w:trPr>
        <w:tc>
          <w:tcPr>
            <w:tcW w:w="5000" w:type="pct"/>
            <w:shd w:val="clear" w:color="auto" w:fill="auto"/>
            <w:vAlign w:val="bottom"/>
            <w:hideMark/>
          </w:tcPr>
          <w:p w:rsidR="00D25802" w:rsidRPr="00D25802" w:rsidRDefault="00D25802" w:rsidP="00115826">
            <w:pPr>
              <w:ind w:left="1985" w:hanging="567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1.7) </w:t>
            </w:r>
            <w:r w:rsidRPr="00D25802">
              <w:rPr>
                <w:rFonts w:ascii="TH SarabunPSK" w:hAnsi="TH SarabunPSK" w:cs="TH SarabunPSK"/>
                <w:cs/>
              </w:rPr>
              <w:t>ที่ปรึกษาวิชาสัมมนา</w:t>
            </w:r>
          </w:p>
        </w:tc>
      </w:tr>
      <w:tr w:rsidR="00D25802" w:rsidRPr="00D25802" w:rsidTr="00EB6E6E">
        <w:trPr>
          <w:trHeight w:val="360"/>
        </w:trPr>
        <w:tc>
          <w:tcPr>
            <w:tcW w:w="5000" w:type="pct"/>
            <w:shd w:val="clear" w:color="auto" w:fill="auto"/>
            <w:noWrap/>
            <w:vAlign w:val="bottom"/>
            <w:hideMark/>
          </w:tcPr>
          <w:p w:rsidR="00D25802" w:rsidRPr="00D25802" w:rsidRDefault="00D25802" w:rsidP="00115826">
            <w:pPr>
              <w:ind w:left="1985" w:hanging="567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1.8) </w:t>
            </w:r>
            <w:r w:rsidRPr="00D25802">
              <w:rPr>
                <w:rFonts w:ascii="TH SarabunPSK" w:hAnsi="TH SarabunPSK" w:cs="TH SarabunPSK"/>
                <w:cs/>
              </w:rPr>
              <w:t>อาจารย์ที่ปรึกษาทางด้านวิชาการอื่น</w:t>
            </w:r>
          </w:p>
        </w:tc>
      </w:tr>
      <w:tr w:rsidR="00D25802" w:rsidRPr="00D25802" w:rsidTr="00EB6E6E">
        <w:trPr>
          <w:trHeight w:val="360"/>
        </w:trPr>
        <w:tc>
          <w:tcPr>
            <w:tcW w:w="5000" w:type="pct"/>
            <w:shd w:val="clear" w:color="auto" w:fill="auto"/>
            <w:vAlign w:val="bottom"/>
            <w:hideMark/>
          </w:tcPr>
          <w:p w:rsidR="00D25802" w:rsidRPr="00D25802" w:rsidRDefault="00D25802" w:rsidP="00115826">
            <w:pPr>
              <w:ind w:left="1985" w:hanging="567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1.9) </w:t>
            </w:r>
            <w:r w:rsidRPr="00D25802">
              <w:rPr>
                <w:rFonts w:ascii="TH SarabunPSK" w:hAnsi="TH SarabunPSK" w:cs="TH SarabunPSK"/>
                <w:cs/>
              </w:rPr>
              <w:t>อาจารย์ที่ปรึกษาด้านกิจกรรม</w:t>
            </w:r>
          </w:p>
        </w:tc>
      </w:tr>
      <w:tr w:rsidR="00D25802" w:rsidRPr="00D25802" w:rsidTr="00EB6E6E">
        <w:trPr>
          <w:trHeight w:val="360"/>
        </w:trPr>
        <w:tc>
          <w:tcPr>
            <w:tcW w:w="5000" w:type="pct"/>
            <w:shd w:val="clear" w:color="auto" w:fill="auto"/>
            <w:vAlign w:val="bottom"/>
            <w:hideMark/>
          </w:tcPr>
          <w:p w:rsidR="00D25802" w:rsidRDefault="00D25802" w:rsidP="005732FA">
            <w:pPr>
              <w:ind w:left="1985" w:hanging="567"/>
              <w:rPr>
                <w:ins w:id="19" w:author="Nittaya" w:date="2014-01-13T10:20:00Z"/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1.10) </w:t>
            </w:r>
            <w:r w:rsidRPr="00D25802">
              <w:rPr>
                <w:rFonts w:ascii="TH SarabunPSK" w:hAnsi="TH SarabunPSK" w:cs="TH SarabunPSK"/>
                <w:cs/>
              </w:rPr>
              <w:t xml:space="preserve">เป็นกรรมการสอบ </w:t>
            </w:r>
            <w:r w:rsidRPr="00D25802">
              <w:rPr>
                <w:rFonts w:ascii="TH SarabunPSK" w:hAnsi="TH SarabunPSK" w:cs="TH SarabunPSK"/>
              </w:rPr>
              <w:t>Senior Project/</w:t>
            </w:r>
            <w:r w:rsidRPr="00D25802">
              <w:rPr>
                <w:rFonts w:ascii="TH SarabunPSK" w:hAnsi="TH SarabunPSK" w:cs="TH SarabunPSK"/>
                <w:cs/>
              </w:rPr>
              <w:t>วิทยานิพนธ์</w:t>
            </w:r>
          </w:p>
          <w:p w:rsidR="005732FA" w:rsidRPr="00D25802" w:rsidRDefault="005732FA" w:rsidP="005732FA">
            <w:pPr>
              <w:ind w:left="1985" w:hanging="567"/>
              <w:rPr>
                <w:rFonts w:ascii="TH SarabunPSK" w:hAnsi="TH SarabunPSK" w:cs="TH SarabunPSK"/>
                <w:cs/>
              </w:rPr>
            </w:pPr>
          </w:p>
        </w:tc>
      </w:tr>
    </w:tbl>
    <w:p w:rsidR="00C40E81" w:rsidRDefault="00C40E81" w:rsidP="00C40E81">
      <w:pPr>
        <w:pStyle w:val="11"/>
      </w:pPr>
    </w:p>
    <w:p w:rsidR="00333FB9" w:rsidRPr="000630C5" w:rsidRDefault="00333FB9" w:rsidP="002F5EB9">
      <w:pPr>
        <w:pStyle w:val="3"/>
        <w:rPr>
          <w:cs/>
        </w:rPr>
      </w:pPr>
      <w:bookmarkStart w:id="20" w:name="_Toc372796268"/>
      <w:r>
        <w:rPr>
          <w:rFonts w:hint="cs"/>
          <w:cs/>
        </w:rPr>
        <w:lastRenderedPageBreak/>
        <w:t>สูตรการคำนวณสำหรับภาระงานด้านการสอน</w:t>
      </w:r>
      <w:r w:rsidR="000630C5">
        <w:rPr>
          <w:rFonts w:hint="cs"/>
          <w:cs/>
        </w:rPr>
        <w:t>สำหรับคณาจารย์</w:t>
      </w:r>
      <w:bookmarkEnd w:id="20"/>
    </w:p>
    <w:p w:rsidR="009B4856" w:rsidRPr="00EB6E6E" w:rsidRDefault="009B4856" w:rsidP="00E00740">
      <w:pPr>
        <w:pStyle w:val="11"/>
        <w:rPr>
          <w:sz w:val="16"/>
          <w:szCs w:val="16"/>
        </w:rPr>
      </w:pPr>
    </w:p>
    <w:p w:rsidR="00E00740" w:rsidRPr="009B4856" w:rsidRDefault="00E00740" w:rsidP="00E00740">
      <w:pPr>
        <w:pStyle w:val="11"/>
        <w:jc w:val="center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D9D9D9" w:themeFill="background1" w:themeFillShade="D9"/>
              <w:cs/>
            </w:rPr>
            <m:t>คะแนนดิบด้านงานสอน</m:t>
          </m:r>
          <m:r>
            <w:rPr>
              <w:rFonts w:ascii="Cambria Math" w:hAnsi="Cambria Math"/>
              <w:shd w:val="clear" w:color="auto" w:fill="D9D9D9" w:themeFill="background1" w:themeFillShade="D9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hd w:val="clear" w:color="auto" w:fill="D9D9D9" w:themeFill="background1" w:themeFillShade="D9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hd w:val="clear" w:color="auto" w:fill="D9D9D9" w:themeFill="background1" w:themeFillShade="D9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D9D9D9" w:themeFill="background1" w:themeFillShade="D9"/>
                      <w:cs/>
                    </w:rPr>
                    <m:t>ภาระงานของแต่ละรายวิชา×ตัวคูณ</m:t>
                  </m:r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)</m:t>
                  </m:r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/>
                  <w:shd w:val="clear" w:color="auto" w:fill="D9D9D9" w:themeFill="background1" w:themeFillShade="D9"/>
                </w:rPr>
                <m:t>240 ×5</m:t>
              </m:r>
            </m:den>
          </m:f>
          <m:r>
            <w:rPr>
              <w:rFonts w:ascii="Cambria Math" w:hAnsi="Cambria Math"/>
              <w:shd w:val="clear" w:color="auto" w:fill="D9D9D9" w:themeFill="background1" w:themeFillShade="D9"/>
            </w:rPr>
            <m:t>×100</m:t>
          </m:r>
        </m:oMath>
      </m:oMathPara>
    </w:p>
    <w:p w:rsidR="009B4856" w:rsidRPr="00EB6E6E" w:rsidRDefault="009B4856" w:rsidP="009B4856">
      <w:pPr>
        <w:pStyle w:val="11"/>
        <w:rPr>
          <w:sz w:val="16"/>
          <w:szCs w:val="16"/>
        </w:rPr>
      </w:pPr>
    </w:p>
    <w:p w:rsidR="009B4856" w:rsidRDefault="009B4856" w:rsidP="009B4856">
      <w:pPr>
        <w:pStyle w:val="11"/>
      </w:pPr>
      <w:r>
        <w:rPr>
          <w:rFonts w:hint="cs"/>
          <w:cs/>
        </w:rPr>
        <w:t>ภาระงานของแต่ละรายวิชา ให้คิดตามตารางเทียบภาระงาน</w:t>
      </w:r>
      <w:r w:rsidR="009F3103">
        <w:rPr>
          <w:rFonts w:hint="cs"/>
          <w:cs/>
        </w:rPr>
        <w:t xml:space="preserve">ดังนี้ </w:t>
      </w:r>
      <w:r w:rsidR="00A242E2">
        <w:rPr>
          <w:rFonts w:hint="cs"/>
          <w:cs/>
        </w:rPr>
        <w:t>(อ้างอิงจากระเบียบคณะกรรมการบริหารงานบุคคลมหาวิทยาลัยมหาสารคาม (</w:t>
      </w:r>
      <w:proofErr w:type="spellStart"/>
      <w:r w:rsidR="00A242E2">
        <w:rPr>
          <w:rFonts w:hint="cs"/>
          <w:cs/>
        </w:rPr>
        <w:t>ก.บ.ม</w:t>
      </w:r>
      <w:proofErr w:type="spellEnd"/>
      <w:r w:rsidR="00A242E2">
        <w:rPr>
          <w:rFonts w:hint="cs"/>
          <w:cs/>
        </w:rPr>
        <w:t xml:space="preserve">.) ว่าด้วยเรื่องมาตรฐานการกำหนดภาระงานขั้นต่ำของพนักงานมหาวิทยาลัย ปี </w:t>
      </w:r>
      <w:r w:rsidR="00A242E2">
        <w:t>2544)</w:t>
      </w:r>
    </w:p>
    <w:p w:rsidR="000630C5" w:rsidRPr="000630C5" w:rsidRDefault="000630C5" w:rsidP="000630C5">
      <w:pPr>
        <w:pStyle w:val="3"/>
        <w:rPr>
          <w:cs/>
        </w:rPr>
      </w:pPr>
      <w:bookmarkStart w:id="21" w:name="_Toc372796269"/>
      <w:r>
        <w:rPr>
          <w:rFonts w:hint="cs"/>
          <w:cs/>
        </w:rPr>
        <w:t>สูตรการคำนวณสำหรับภาระงานด้านการสอน</w:t>
      </w:r>
      <w:r w:rsidR="00E812EF">
        <w:rPr>
          <w:rFonts w:hint="cs"/>
          <w:cs/>
        </w:rPr>
        <w:t>สำหรับผู้บริหาร</w:t>
      </w:r>
      <w:bookmarkEnd w:id="21"/>
    </w:p>
    <w:p w:rsidR="000630C5" w:rsidRPr="00EB6E6E" w:rsidRDefault="000630C5" w:rsidP="000630C5">
      <w:pPr>
        <w:pStyle w:val="11"/>
        <w:rPr>
          <w:sz w:val="16"/>
          <w:szCs w:val="16"/>
        </w:rPr>
      </w:pPr>
    </w:p>
    <w:p w:rsidR="000630C5" w:rsidRPr="009B4856" w:rsidRDefault="000630C5" w:rsidP="000630C5">
      <w:pPr>
        <w:pStyle w:val="11"/>
        <w:jc w:val="center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D9D9D9" w:themeFill="background1" w:themeFillShade="D9"/>
              <w:cs/>
            </w:rPr>
            <m:t>คะแนนดิบด้านงานสอน</m:t>
          </m:r>
          <m:r>
            <w:rPr>
              <w:rFonts w:ascii="Cambria Math" w:hAnsi="Cambria Math"/>
              <w:shd w:val="clear" w:color="auto" w:fill="D9D9D9" w:themeFill="background1" w:themeFillShade="D9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hd w:val="clear" w:color="auto" w:fill="D9D9D9" w:themeFill="background1" w:themeFillShade="D9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hd w:val="clear" w:color="auto" w:fill="D9D9D9" w:themeFill="background1" w:themeFillShade="D9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D9D9D9" w:themeFill="background1" w:themeFillShade="D9"/>
                      <w:cs/>
                    </w:rPr>
                    <m:t>ภาระงานของแต่ละรายวิชา×ตัวคูณ</m:t>
                  </m:r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)</m:t>
                  </m:r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/>
                  <w:shd w:val="clear" w:color="auto" w:fill="D9D9D9" w:themeFill="background1" w:themeFillShade="D9"/>
                </w:rPr>
                <m:t>180 ×5</m:t>
              </m:r>
            </m:den>
          </m:f>
          <m:r>
            <w:rPr>
              <w:rFonts w:ascii="Cambria Math" w:hAnsi="Cambria Math"/>
              <w:shd w:val="clear" w:color="auto" w:fill="D9D9D9" w:themeFill="background1" w:themeFillShade="D9"/>
            </w:rPr>
            <m:t>×100</m:t>
          </m:r>
        </m:oMath>
      </m:oMathPara>
    </w:p>
    <w:p w:rsidR="000630C5" w:rsidRDefault="000630C5" w:rsidP="000630C5">
      <w:pPr>
        <w:pStyle w:val="11"/>
        <w:ind w:firstLine="0"/>
      </w:pPr>
    </w:p>
    <w:p w:rsidR="00EB6E6E" w:rsidRDefault="00EB6E6E" w:rsidP="00EB6E6E">
      <w:pPr>
        <w:pStyle w:val="11"/>
      </w:pPr>
      <w:r>
        <w:rPr>
          <w:cs/>
        </w:rPr>
        <w:t>ข้อบังคับมหาวิทยาลัยมหาสารคาม</w:t>
      </w:r>
      <w:r>
        <w:rPr>
          <w:cs/>
        </w:rPr>
        <w:tab/>
        <w:t>ว่าด้วย มาตรฐานภาระงานทางวิชาการของผู้ดำรงตำแหน่ง อาจารย์ ผู้ช่วยศาสตราจารย์รองศาสตราจารย์ และศาสตราจารย์</w:t>
      </w:r>
      <w:r w:rsidR="00BF360E">
        <w:rPr>
          <w:rFonts w:hint="cs"/>
          <w:cs/>
        </w:rPr>
        <w:t xml:space="preserve"> </w:t>
      </w:r>
      <w:r>
        <w:rPr>
          <w:cs/>
        </w:rPr>
        <w:t>พ.ศ.2554</w:t>
      </w:r>
      <w:r w:rsidR="00BF360E">
        <w:rPr>
          <w:rFonts w:hint="cs"/>
          <w:cs/>
        </w:rPr>
        <w:t xml:space="preserve"> </w:t>
      </w:r>
      <w:r>
        <w:rPr>
          <w:rFonts w:hint="cs"/>
          <w:cs/>
        </w:rPr>
        <w:t>กำหนดสาระสำคัญที่ทุกท่านจำเป็นต้องทราบ ดังนี้</w:t>
      </w:r>
      <w:r>
        <w:rPr>
          <w:cs/>
        </w:rPr>
        <w:t xml:space="preserve">คณาจารย์ประจำ ซึ่งดำรงตำแหน่งอาจารย์ ต้องมีภาระงานทั้งหมดไม่น้อยกว่า </w:t>
      </w:r>
      <w:r>
        <w:t xml:space="preserve">35 </w:t>
      </w:r>
      <w:r>
        <w:rPr>
          <w:cs/>
        </w:rPr>
        <w:t>หน่วยชั่วโมงต่อสัปดาห์ต่อภาคการศึกษาปกติโดยมีภาระงานสอนขั้นต่ำไม่น้อยกว่าร้</w:t>
      </w:r>
      <w:r w:rsidR="008614A8">
        <w:rPr>
          <w:rFonts w:hint="cs"/>
          <w:cs/>
        </w:rPr>
        <w:t>อ</w:t>
      </w:r>
      <w:r>
        <w:rPr>
          <w:cs/>
        </w:rPr>
        <w:t>ยละ</w:t>
      </w:r>
      <w:r>
        <w:t xml:space="preserve"> 45 </w:t>
      </w:r>
      <w:r>
        <w:rPr>
          <w:cs/>
        </w:rPr>
        <w:t>ของภาระงานทั้งหมด</w:t>
      </w:r>
      <w:r>
        <w:rPr>
          <w:cs/>
        </w:rPr>
        <w:tab/>
      </w:r>
    </w:p>
    <w:p w:rsidR="00C40E81" w:rsidRPr="00764D9E" w:rsidRDefault="00E812EF" w:rsidP="00C40E81">
      <w:pPr>
        <w:pStyle w:val="11"/>
        <w:rPr>
          <w:cs/>
        </w:rPr>
      </w:pPr>
      <w:r>
        <w:rPr>
          <w:rFonts w:hint="cs"/>
          <w:cs/>
        </w:rPr>
        <w:t xml:space="preserve">สำหรับคณาจารย์ </w:t>
      </w:r>
      <w:r w:rsidR="00C40E81">
        <w:rPr>
          <w:cs/>
        </w:rPr>
        <w:t>ในกรณีเป็นการสอนระบบทวิภาค อย่างน้อยต้องมีภาระงานสอนขั้นต่ำไม่น้อยกว่าสองรายวิชา รายวิชาละสามหน่วย</w:t>
      </w:r>
      <w:proofErr w:type="spellStart"/>
      <w:r w:rsidR="00C40E81">
        <w:rPr>
          <w:cs/>
        </w:rPr>
        <w:t>กิต</w:t>
      </w:r>
      <w:proofErr w:type="spellEnd"/>
      <w:r w:rsidR="00C40E81">
        <w:rPr>
          <w:rFonts w:hint="cs"/>
          <w:cs/>
        </w:rPr>
        <w:t xml:space="preserve">เมื่อพิจารณาตามเกณฑ์ดังกล่าว ดังนี้ </w:t>
      </w:r>
    </w:p>
    <w:p w:rsidR="00C40E81" w:rsidRPr="00764D9E" w:rsidRDefault="00C40E81" w:rsidP="00C40E81">
      <w:pPr>
        <w:pStyle w:val="11"/>
        <w:rPr>
          <w:rFonts w:ascii="TH SarabunPSK" w:hAnsi="TH SarabunPSK"/>
        </w:rPr>
      </w:pPr>
      <w:r w:rsidRPr="00764D9E">
        <w:rPr>
          <w:rFonts w:ascii="TH SarabunPSK" w:hAnsi="TH SarabunPSK"/>
          <w:cs/>
        </w:rPr>
        <w:t xml:space="preserve">ภาระงานตามเกณฑ์ขั้นต่ำ =  ร้อยละ </w:t>
      </w:r>
      <w:r w:rsidRPr="00764D9E">
        <w:rPr>
          <w:rFonts w:ascii="TH SarabunPSK" w:hAnsi="TH SarabunPSK"/>
        </w:rPr>
        <w:t>45</w:t>
      </w:r>
      <w:r w:rsidRPr="00764D9E">
        <w:rPr>
          <w:rFonts w:ascii="TH SarabunPSK" w:hAnsi="TH SarabunPSK"/>
          <w:cs/>
        </w:rPr>
        <w:t xml:space="preserve"> ของภาระงานขั้นต่ำ</w:t>
      </w:r>
      <w:r>
        <w:rPr>
          <w:rFonts w:ascii="TH SarabunPSK" w:hAnsi="TH SarabunPSK" w:hint="cs"/>
          <w:cs/>
        </w:rPr>
        <w:t>คือ</w:t>
      </w:r>
      <w:r w:rsidRPr="00764D9E">
        <w:rPr>
          <w:rFonts w:ascii="TH SarabunPSK" w:hAnsi="TH SarabunPSK"/>
        </w:rPr>
        <w:t>35</w:t>
      </w:r>
      <w:r w:rsidRPr="00764D9E">
        <w:rPr>
          <w:rFonts w:ascii="TH SarabunPSK" w:hAnsi="TH SarabunPSK"/>
          <w:cs/>
        </w:rPr>
        <w:t xml:space="preserve"> ชั่วโมงสัปดาห์ </w:t>
      </w:r>
    </w:p>
    <w:p w:rsidR="00C40E81" w:rsidRPr="00764D9E" w:rsidRDefault="00C40E81" w:rsidP="00C40E81">
      <w:pPr>
        <w:pStyle w:val="11"/>
        <w:rPr>
          <w:rFonts w:ascii="TH SarabunPSK" w:hAnsi="TH SarabunPSK"/>
        </w:rPr>
      </w:pPr>
      <w:r w:rsidRPr="00764D9E">
        <w:rPr>
          <w:rFonts w:ascii="TH SarabunPSK" w:hAnsi="TH SarabunPSK"/>
        </w:rPr>
        <w:t xml:space="preserve">                                </w:t>
      </w:r>
      <w:proofErr w:type="gramStart"/>
      <w:r w:rsidRPr="00764D9E">
        <w:rPr>
          <w:rFonts w:ascii="TH SarabunPSK" w:hAnsi="TH SarabunPSK"/>
        </w:rPr>
        <w:t>=  16</w:t>
      </w:r>
      <w:proofErr w:type="gramEnd"/>
      <w:r w:rsidRPr="00764D9E">
        <w:rPr>
          <w:rFonts w:ascii="TH SarabunPSK" w:hAnsi="TH SarabunPSK"/>
          <w:cs/>
        </w:rPr>
        <w:t xml:space="preserve"> ชั่วโมงต่อสัปดาห์ </w:t>
      </w:r>
    </w:p>
    <w:p w:rsidR="00C40E81" w:rsidRDefault="00C40E81" w:rsidP="008614A8">
      <w:pPr>
        <w:pStyle w:val="11"/>
        <w:ind w:left="2160"/>
        <w:rPr>
          <w:rFonts w:ascii="TH SarabunPSK" w:hAnsi="TH SarabunPSK"/>
        </w:rPr>
      </w:pPr>
      <w:proofErr w:type="gramStart"/>
      <w:r w:rsidRPr="00764D9E">
        <w:rPr>
          <w:rFonts w:ascii="TH SarabunPSK" w:hAnsi="TH SarabunPSK"/>
        </w:rPr>
        <w:t>=  240</w:t>
      </w:r>
      <w:proofErr w:type="gramEnd"/>
      <w:r w:rsidRPr="00764D9E">
        <w:rPr>
          <w:rFonts w:ascii="TH SarabunPSK" w:hAnsi="TH SarabunPSK"/>
          <w:cs/>
        </w:rPr>
        <w:t xml:space="preserve"> ชั่วโมงต่อภาคการศึกษา</w:t>
      </w:r>
    </w:p>
    <w:p w:rsidR="00C40E81" w:rsidRDefault="00C40E81" w:rsidP="00C40E81">
      <w:pPr>
        <w:pStyle w:val="11"/>
      </w:pPr>
      <w:r>
        <w:rPr>
          <w:rFonts w:ascii="TH SarabunPSK" w:hAnsi="TH SarabunPSK" w:hint="cs"/>
          <w:cs/>
        </w:rPr>
        <w:t xml:space="preserve">ดังนั้น ภาระงานขั้นต่ำของภาระงานด้านการสอนจึงเท่ากับ </w:t>
      </w:r>
      <w:r>
        <w:rPr>
          <w:rFonts w:ascii="TH SarabunPSK" w:hAnsi="TH SarabunPSK"/>
        </w:rPr>
        <w:t xml:space="preserve">240 </w:t>
      </w:r>
      <w:r>
        <w:rPr>
          <w:rFonts w:ascii="TH SarabunPSK" w:hAnsi="TH SarabunPSK" w:hint="cs"/>
          <w:cs/>
        </w:rPr>
        <w:t>ตามสูตรการคำนวณข้างต้น</w:t>
      </w:r>
    </w:p>
    <w:p w:rsidR="00E812EF" w:rsidRPr="00764D9E" w:rsidRDefault="00E812EF" w:rsidP="00E812EF">
      <w:pPr>
        <w:pStyle w:val="11"/>
        <w:rPr>
          <w:cs/>
        </w:rPr>
      </w:pPr>
      <w:r>
        <w:rPr>
          <w:rFonts w:hint="cs"/>
          <w:cs/>
        </w:rPr>
        <w:t xml:space="preserve">สำหรับผู้บริหาร </w:t>
      </w:r>
      <w:r>
        <w:rPr>
          <w:cs/>
        </w:rPr>
        <w:t>ในกรณีเป็นการสอนระบบทวิภาค อย่างน้อยต้องมีภาระงานสอนขั้นต่ำไม่น้อยกว่า</w:t>
      </w:r>
      <w:r>
        <w:t xml:space="preserve">6 </w:t>
      </w:r>
      <w:r>
        <w:rPr>
          <w:rFonts w:hint="cs"/>
          <w:cs/>
        </w:rPr>
        <w:t xml:space="preserve">ชั่วโมงต่อสัปดาห์ ดังนี้ </w:t>
      </w:r>
    </w:p>
    <w:p w:rsidR="00E812EF" w:rsidRPr="00764D9E" w:rsidRDefault="00E812EF" w:rsidP="00E812EF">
      <w:pPr>
        <w:pStyle w:val="11"/>
        <w:rPr>
          <w:rFonts w:ascii="TH SarabunPSK" w:hAnsi="TH SarabunPSK"/>
        </w:rPr>
      </w:pPr>
      <w:r w:rsidRPr="00764D9E">
        <w:rPr>
          <w:rFonts w:ascii="TH SarabunPSK" w:hAnsi="TH SarabunPSK"/>
          <w:cs/>
        </w:rPr>
        <w:t xml:space="preserve">ภาระงานตามเกณฑ์ขั้นต่ำ =  </w:t>
      </w:r>
      <w:r>
        <w:rPr>
          <w:rFonts w:ascii="TH SarabunPSK" w:hAnsi="TH SarabunPSK"/>
        </w:rPr>
        <w:t xml:space="preserve"> 6</w:t>
      </w:r>
      <w:r w:rsidRPr="00764D9E">
        <w:rPr>
          <w:rFonts w:ascii="TH SarabunPSK" w:hAnsi="TH SarabunPSK"/>
          <w:cs/>
        </w:rPr>
        <w:t xml:space="preserve">ชั่วโมงต่อสัปดาห์ </w:t>
      </w:r>
    </w:p>
    <w:p w:rsidR="00E812EF" w:rsidRDefault="00E812EF" w:rsidP="00E812EF">
      <w:pPr>
        <w:pStyle w:val="11"/>
        <w:rPr>
          <w:rFonts w:ascii="TH SarabunPSK" w:hAnsi="TH SarabunPSK"/>
        </w:rPr>
      </w:pPr>
      <w:r>
        <w:rPr>
          <w:rFonts w:ascii="TH SarabunPSK" w:hAnsi="TH SarabunPSK"/>
        </w:rPr>
        <w:t xml:space="preserve"> </w:t>
      </w:r>
      <w:r w:rsidR="008614A8">
        <w:rPr>
          <w:rFonts w:ascii="TH SarabunPSK" w:hAnsi="TH SarabunPSK"/>
        </w:rPr>
        <w:tab/>
      </w:r>
      <w:r w:rsidR="008614A8">
        <w:rPr>
          <w:rFonts w:ascii="TH SarabunPSK" w:hAnsi="TH SarabunPSK"/>
        </w:rPr>
        <w:tab/>
      </w:r>
      <w:r w:rsidR="008614A8">
        <w:rPr>
          <w:rFonts w:ascii="TH SarabunPSK" w:hAnsi="TH SarabunPSK"/>
        </w:rPr>
        <w:tab/>
      </w:r>
      <w:proofErr w:type="gramStart"/>
      <w:r>
        <w:rPr>
          <w:rFonts w:ascii="TH SarabunPSK" w:hAnsi="TH SarabunPSK"/>
        </w:rPr>
        <w:t xml:space="preserve">=  </w:t>
      </w:r>
      <w:r w:rsidR="000D41EA">
        <w:rPr>
          <w:rFonts w:ascii="TH SarabunPSK" w:hAnsi="TH SarabunPSK"/>
        </w:rPr>
        <w:t>180</w:t>
      </w:r>
      <w:proofErr w:type="gramEnd"/>
      <w:r w:rsidRPr="00764D9E">
        <w:rPr>
          <w:rFonts w:ascii="TH SarabunPSK" w:hAnsi="TH SarabunPSK"/>
          <w:cs/>
        </w:rPr>
        <w:t xml:space="preserve"> ชั่วโมงต่อภาคการศึกษา</w:t>
      </w:r>
    </w:p>
    <w:p w:rsidR="00E812EF" w:rsidRDefault="00E812EF" w:rsidP="00E812EF">
      <w:pPr>
        <w:pStyle w:val="11"/>
      </w:pPr>
      <w:r>
        <w:rPr>
          <w:rFonts w:ascii="TH SarabunPSK" w:hAnsi="TH SarabunPSK" w:hint="cs"/>
          <w:cs/>
        </w:rPr>
        <w:t xml:space="preserve">ดังนั้น ภาระงานขั้นต่ำของภาระงานด้านการสอนจึงเท่ากับ </w:t>
      </w:r>
      <w:r>
        <w:rPr>
          <w:rFonts w:ascii="TH SarabunPSK" w:hAnsi="TH SarabunPSK"/>
        </w:rPr>
        <w:t xml:space="preserve">240 </w:t>
      </w:r>
      <w:r>
        <w:rPr>
          <w:rFonts w:ascii="TH SarabunPSK" w:hAnsi="TH SarabunPSK" w:hint="cs"/>
          <w:cs/>
        </w:rPr>
        <w:t>ตามสูตรการคำนวณข้างต้น</w:t>
      </w:r>
    </w:p>
    <w:p w:rsidR="00E812EF" w:rsidRDefault="00E812EF" w:rsidP="00C40E81">
      <w:pPr>
        <w:pStyle w:val="11"/>
      </w:pPr>
    </w:p>
    <w:p w:rsidR="00C40E81" w:rsidRDefault="00C40E81">
      <w:pPr>
        <w:rPr>
          <w:rFonts w:ascii="Cordia New" w:hAnsi="Cordia New" w:cs="TH SarabunPSK"/>
          <w:cs/>
        </w:rPr>
      </w:pPr>
      <w:r>
        <w:rPr>
          <w:cs/>
        </w:rPr>
        <w:br w:type="page"/>
      </w:r>
    </w:p>
    <w:tbl>
      <w:tblPr>
        <w:tblW w:w="5014" w:type="pct"/>
        <w:tblLayout w:type="fixed"/>
        <w:tblLook w:val="04A0" w:firstRow="1" w:lastRow="0" w:firstColumn="1" w:lastColumn="0" w:noHBand="0" w:noVBand="1"/>
      </w:tblPr>
      <w:tblGrid>
        <w:gridCol w:w="3535"/>
        <w:gridCol w:w="237"/>
        <w:gridCol w:w="479"/>
        <w:gridCol w:w="363"/>
        <w:gridCol w:w="346"/>
        <w:gridCol w:w="120"/>
        <w:gridCol w:w="277"/>
        <w:gridCol w:w="245"/>
        <w:gridCol w:w="80"/>
        <w:gridCol w:w="275"/>
        <w:gridCol w:w="15"/>
        <w:gridCol w:w="140"/>
        <w:gridCol w:w="148"/>
        <w:gridCol w:w="140"/>
        <w:gridCol w:w="325"/>
        <w:gridCol w:w="247"/>
        <w:gridCol w:w="252"/>
        <w:gridCol w:w="99"/>
        <w:gridCol w:w="664"/>
        <w:gridCol w:w="350"/>
        <w:gridCol w:w="223"/>
        <w:gridCol w:w="385"/>
        <w:gridCol w:w="404"/>
      </w:tblGrid>
      <w:tr w:rsidR="004037FC" w:rsidRPr="00CE6B47" w:rsidTr="000B3230">
        <w:trPr>
          <w:trHeight w:val="420"/>
        </w:trPr>
        <w:tc>
          <w:tcPr>
            <w:tcW w:w="1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4856" w:rsidRPr="009B4856" w:rsidRDefault="009B4856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lastRenderedPageBreak/>
              <w:t>รายละเอียด</w:t>
            </w:r>
          </w:p>
        </w:tc>
        <w:tc>
          <w:tcPr>
            <w:tcW w:w="3109" w:type="pct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B4856" w:rsidRPr="009B4856" w:rsidRDefault="009B4856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</w:t>
            </w:r>
            <w:proofErr w:type="spellStart"/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กิต</w:t>
            </w:r>
            <w:proofErr w:type="spellEnd"/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 xml:space="preserve"> : หน่วยภาระงาน/สัปดาห์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3103" w:rsidRPr="009B4856" w:rsidRDefault="00EB6E6E" w:rsidP="00EB6E6E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ด้านการสอน</w:t>
            </w:r>
          </w:p>
        </w:tc>
        <w:tc>
          <w:tcPr>
            <w:tcW w:w="3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3103" w:rsidRPr="009B4856" w:rsidRDefault="009F3103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ป.ตรี</w:t>
            </w:r>
          </w:p>
        </w:tc>
        <w:tc>
          <w:tcPr>
            <w:tcW w:w="37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3103" w:rsidRPr="009B4856" w:rsidRDefault="009F3103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ป.โท</w:t>
            </w:r>
          </w:p>
        </w:tc>
        <w:tc>
          <w:tcPr>
            <w:tcW w:w="38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3103" w:rsidRPr="009B4856" w:rsidRDefault="009F3103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ป.เอก</w:t>
            </w:r>
          </w:p>
        </w:tc>
        <w:tc>
          <w:tcPr>
            <w:tcW w:w="1961" w:type="pct"/>
            <w:gridSpan w:val="14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:rsidR="009F3103" w:rsidRPr="00CE6B47" w:rsidRDefault="009F3103" w:rsidP="009F3103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  <w:p w:rsidR="009F3103" w:rsidRPr="00CE6B47" w:rsidRDefault="009F3103" w:rsidP="009F3103">
            <w:pPr>
              <w:rPr>
                <w:rFonts w:ascii="TH SarabunPSK" w:eastAsia="Times New Roman" w:hAnsi="TH SarabunPSK" w:cs="TH SarabunPSK"/>
                <w:sz w:val="28"/>
                <w:szCs w:val="28"/>
                <w:u w:val="single"/>
              </w:rPr>
            </w:pPr>
            <w:r w:rsidRPr="00CE6B47">
              <w:rPr>
                <w:rFonts w:ascii="TH SarabunPSK" w:eastAsia="Times New Roman" w:hAnsi="TH SarabunPSK" w:cs="TH SarabunPSK" w:hint="cs"/>
                <w:sz w:val="28"/>
                <w:szCs w:val="28"/>
                <w:u w:val="single"/>
                <w:cs/>
              </w:rPr>
              <w:t>หมายเหตุ</w:t>
            </w:r>
          </w:p>
          <w:p w:rsidR="009F3103" w:rsidRPr="009B4856" w:rsidRDefault="009F3103" w:rsidP="00EB6E6E">
            <w:pPr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</w:pPr>
            <w:r w:rsidRPr="00CE6B47">
              <w:rPr>
                <w:rFonts w:ascii="TH SarabunPSK" w:eastAsia="Times New Roman" w:hAnsi="TH SarabunPSK" w:cs="TH SarabunPSK" w:hint="cs"/>
                <w:sz w:val="28"/>
                <w:szCs w:val="28"/>
                <w:cs/>
              </w:rPr>
              <w:t>วิชาใหม่ คือวิชาที่ยังไม่เคยสอนมาก่อน กรณีสลับหัวเรื่องหรือปรับปรุงหัวเรื่องใหม่ ไม่ถือเป็นวิชาใหม่ เว้นแต่จะมีการปรับหลักสูตรและเปลี่ยนแปลงคำอธิบายรายวิชา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A05E02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 1.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การสอนภาคบรรยาย</w:t>
            </w:r>
          </w:p>
        </w:tc>
        <w:tc>
          <w:tcPr>
            <w:tcW w:w="383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379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386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1961" w:type="pct"/>
            <w:gridSpan w:val="14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B6E6E" w:rsidRPr="009B4856" w:rsidRDefault="00EB6E6E" w:rsidP="00A05E02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บรรยายวิชาเดิม</w:t>
            </w:r>
          </w:p>
        </w:tc>
        <w:tc>
          <w:tcPr>
            <w:tcW w:w="383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C728D9" w:rsidRDefault="00EB6E6E" w:rsidP="00A05E02">
            <w:pPr>
              <w:jc w:val="center"/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</w:pPr>
            <w:r w:rsidRPr="00C728D9"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  <w:t>1:2</w:t>
            </w:r>
          </w:p>
        </w:tc>
        <w:tc>
          <w:tcPr>
            <w:tcW w:w="379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C728D9" w:rsidRDefault="004646F3" w:rsidP="004646F3">
            <w:pPr>
              <w:jc w:val="center"/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</w:pPr>
            <w:r w:rsidRPr="00C728D9"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  <w:t>1:3</w:t>
            </w:r>
          </w:p>
        </w:tc>
        <w:tc>
          <w:tcPr>
            <w:tcW w:w="386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C728D9" w:rsidRDefault="004646F3" w:rsidP="00A05E02">
            <w:pPr>
              <w:jc w:val="center"/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</w:pPr>
            <w:r w:rsidRPr="00C728D9"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  <w:t>1:4</w:t>
            </w:r>
          </w:p>
        </w:tc>
        <w:tc>
          <w:tcPr>
            <w:tcW w:w="1961" w:type="pct"/>
            <w:gridSpan w:val="14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B6E6E" w:rsidRPr="009B4856" w:rsidRDefault="00EB6E6E" w:rsidP="00A05E02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บรรยายวิชาใหม่</w:t>
            </w:r>
          </w:p>
        </w:tc>
        <w:tc>
          <w:tcPr>
            <w:tcW w:w="383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B6E6E" w:rsidRPr="00C728D9" w:rsidRDefault="00EB6E6E" w:rsidP="00A05E02">
            <w:pPr>
              <w:jc w:val="center"/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</w:pPr>
            <w:r w:rsidRPr="00C728D9"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  <w:t>1:4</w:t>
            </w:r>
          </w:p>
        </w:tc>
        <w:tc>
          <w:tcPr>
            <w:tcW w:w="379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B6E6E" w:rsidRPr="00C728D9" w:rsidRDefault="004646F3" w:rsidP="00A05E02">
            <w:pPr>
              <w:jc w:val="center"/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</w:pPr>
            <w:r w:rsidRPr="00C728D9"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  <w:t>1:5</w:t>
            </w:r>
          </w:p>
        </w:tc>
        <w:tc>
          <w:tcPr>
            <w:tcW w:w="386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B6E6E" w:rsidRPr="00C728D9" w:rsidRDefault="004646F3" w:rsidP="00A05E02">
            <w:pPr>
              <w:jc w:val="center"/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</w:pPr>
            <w:r w:rsidRPr="00C728D9">
              <w:rPr>
                <w:rFonts w:ascii="TH SarabunPSK" w:eastAsia="Times New Roman" w:hAnsi="TH SarabunPSK" w:cs="TH SarabunPSK"/>
                <w:color w:val="FF0000"/>
                <w:sz w:val="28"/>
                <w:szCs w:val="28"/>
              </w:rPr>
              <w:t>1:6</w:t>
            </w:r>
          </w:p>
        </w:tc>
        <w:tc>
          <w:tcPr>
            <w:tcW w:w="1961" w:type="pct"/>
            <w:gridSpan w:val="14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383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379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386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1961" w:type="pct"/>
            <w:gridSpan w:val="14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2.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การสอนภาคปฏิบัติ</w:t>
            </w:r>
          </w:p>
        </w:tc>
        <w:tc>
          <w:tcPr>
            <w:tcW w:w="38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1:2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1:2</w:t>
            </w:r>
          </w:p>
        </w:tc>
        <w:tc>
          <w:tcPr>
            <w:tcW w:w="38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1:2</w:t>
            </w:r>
          </w:p>
        </w:tc>
        <w:tc>
          <w:tcPr>
            <w:tcW w:w="1420" w:type="pct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5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3.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การสอนเสริม (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50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คน/กลุ่ม)</w:t>
            </w:r>
          </w:p>
        </w:tc>
        <w:tc>
          <w:tcPr>
            <w:tcW w:w="3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1:2</w:t>
            </w:r>
          </w:p>
        </w:tc>
        <w:tc>
          <w:tcPr>
            <w:tcW w:w="37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1:2</w:t>
            </w:r>
          </w:p>
        </w:tc>
        <w:tc>
          <w:tcPr>
            <w:tcW w:w="38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1:2</w:t>
            </w:r>
          </w:p>
        </w:tc>
        <w:tc>
          <w:tcPr>
            <w:tcW w:w="1420" w:type="pct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54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C40E81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4.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การควบคุมการสัมมนา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69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1147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2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EB6E6E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ที่ปรึกษาหลัก</w:t>
            </w:r>
          </w:p>
        </w:tc>
        <w:tc>
          <w:tcPr>
            <w:tcW w:w="1303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2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1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92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728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EB6E6E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ที่ปรึกษาร่วม</w:t>
            </w:r>
          </w:p>
        </w:tc>
        <w:tc>
          <w:tcPr>
            <w:tcW w:w="1303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1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15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2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72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EB6E6E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คณะกรรมการสอบที่ไม่ได้เป็นอาจารย์ผู้สอน</w:t>
            </w:r>
          </w:p>
        </w:tc>
        <w:tc>
          <w:tcPr>
            <w:tcW w:w="1303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2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หน่วยภาระงาน/ต่อเรื่อง</w:t>
            </w:r>
          </w:p>
        </w:tc>
        <w:tc>
          <w:tcPr>
            <w:tcW w:w="1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92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728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5. </w:t>
            </w:r>
            <w:r w:rsidR="008614A8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การควบ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ค</w:t>
            </w:r>
            <w:r w:rsidR="008614A8">
              <w:rPr>
                <w:rFonts w:ascii="TH SarabunPSK" w:eastAsia="Times New Roman" w:hAnsi="TH SarabunPSK" w:cs="TH SarabunPSK" w:hint="cs"/>
                <w:sz w:val="28"/>
                <w:szCs w:val="28"/>
                <w:cs/>
              </w:rPr>
              <w:t>ุ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มการฝึกงาน/ฝึกสอน/</w:t>
            </w:r>
            <w:proofErr w:type="spellStart"/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สห</w:t>
            </w:r>
            <w:proofErr w:type="spellEnd"/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กิจ</w:t>
            </w:r>
          </w:p>
        </w:tc>
        <w:tc>
          <w:tcPr>
            <w:tcW w:w="974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13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601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6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728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อาจารย์ผู้ประสานหลัก</w:t>
            </w:r>
          </w:p>
        </w:tc>
        <w:tc>
          <w:tcPr>
            <w:tcW w:w="1303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1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1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92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728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อาจารย์ผู้ช่วย</w:t>
            </w:r>
          </w:p>
        </w:tc>
        <w:tc>
          <w:tcPr>
            <w:tcW w:w="1303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0.5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1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92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728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อาจารย์</w:t>
            </w:r>
            <w:proofErr w:type="spellStart"/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นิเทศก์</w:t>
            </w:r>
            <w:proofErr w:type="spellEnd"/>
          </w:p>
        </w:tc>
        <w:tc>
          <w:tcPr>
            <w:tcW w:w="1148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1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23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32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67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728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6.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ที่ปรึกษาโครงการปริญญานิพนธ์ (ป.ตรี)</w:t>
            </w:r>
          </w:p>
        </w:tc>
        <w:tc>
          <w:tcPr>
            <w:tcW w:w="1148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23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328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6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728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ที่ปรึกษาหลัก</w:t>
            </w:r>
          </w:p>
        </w:tc>
        <w:tc>
          <w:tcPr>
            <w:tcW w:w="1295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3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16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92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728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ที่ปรึกษาร่วม</w:t>
            </w:r>
          </w:p>
        </w:tc>
        <w:tc>
          <w:tcPr>
            <w:tcW w:w="1295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1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16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2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72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7.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ที่ปรึกษาวิทยานิพนธ์ (ป.โท/เอก)</w:t>
            </w:r>
          </w:p>
        </w:tc>
        <w:tc>
          <w:tcPr>
            <w:tcW w:w="57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5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601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67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728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ที่ปรึกษาหลัก</w:t>
            </w:r>
          </w:p>
        </w:tc>
        <w:tc>
          <w:tcPr>
            <w:tcW w:w="1303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5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1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92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728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ที่ปรึกษาร่วม</w:t>
            </w:r>
          </w:p>
        </w:tc>
        <w:tc>
          <w:tcPr>
            <w:tcW w:w="1303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2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15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2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72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8.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ที่ปรึกษาการค้นคว้าอิสระ</w:t>
            </w:r>
          </w:p>
        </w:tc>
        <w:tc>
          <w:tcPr>
            <w:tcW w:w="383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1149" w:type="pct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494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661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422" w:type="pct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38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ป.ตรี</w:t>
            </w:r>
          </w:p>
        </w:tc>
        <w:tc>
          <w:tcPr>
            <w:tcW w:w="1149" w:type="pct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ป.โท/เอก</w:t>
            </w:r>
          </w:p>
        </w:tc>
        <w:tc>
          <w:tcPr>
            <w:tcW w:w="494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661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4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ที่ปรึกษาหลัก</w:t>
            </w:r>
          </w:p>
        </w:tc>
        <w:tc>
          <w:tcPr>
            <w:tcW w:w="38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149" w:type="pct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764D9E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764D9E">
              <w:rPr>
                <w:rFonts w:ascii="TH SarabunPSK" w:eastAsia="Times New Roman" w:hAnsi="TH SarabunPSK" w:cs="TH SarabunPSK"/>
              </w:rPr>
              <w:t>3</w:t>
            </w:r>
          </w:p>
        </w:tc>
        <w:tc>
          <w:tcPr>
            <w:tcW w:w="494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661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</w:p>
        </w:tc>
        <w:tc>
          <w:tcPr>
            <w:tcW w:w="422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ที่ปรึกษาร่วม</w:t>
            </w:r>
          </w:p>
        </w:tc>
        <w:tc>
          <w:tcPr>
            <w:tcW w:w="38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149" w:type="pct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764D9E" w:rsidRDefault="00EB6E6E" w:rsidP="009B4856">
            <w:pPr>
              <w:jc w:val="center"/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764D9E">
              <w:rPr>
                <w:rFonts w:ascii="TH SarabunPSK" w:eastAsia="Times New Roman" w:hAnsi="TH SarabunPSK" w:cs="TH SarabunPSK"/>
              </w:rPr>
              <w:t>1</w:t>
            </w:r>
          </w:p>
        </w:tc>
        <w:tc>
          <w:tcPr>
            <w:tcW w:w="494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661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4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9.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อาจารย์ที่ปรึกษาทางด้านวิชาการ</w:t>
            </w:r>
          </w:p>
        </w:tc>
        <w:tc>
          <w:tcPr>
            <w:tcW w:w="1303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2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535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543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72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10.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อาจารย์ที่ปรึกษาทางด้านกิจกรรมนิสิต</w:t>
            </w:r>
          </w:p>
        </w:tc>
        <w:tc>
          <w:tcPr>
            <w:tcW w:w="1303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1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535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543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72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4037FC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11.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ผู้ประสานงานรายวิชา</w:t>
            </w:r>
          </w:p>
        </w:tc>
        <w:tc>
          <w:tcPr>
            <w:tcW w:w="1303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0.5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</w:t>
            </w:r>
          </w:p>
        </w:tc>
        <w:tc>
          <w:tcPr>
            <w:tcW w:w="535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543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72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EB6E6E" w:rsidRPr="00CE6B47" w:rsidTr="004E1629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12.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การตรวจงานและตรวจข้อสอบ</w:t>
            </w:r>
          </w:p>
        </w:tc>
        <w:tc>
          <w:tcPr>
            <w:tcW w:w="2381" w:type="pct"/>
            <w:gridSpan w:val="18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 xml:space="preserve">ใช้สูตร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0.01 x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จำนวนนิสิต/จำนวนอาจารย์</w:t>
            </w:r>
          </w:p>
        </w:tc>
        <w:tc>
          <w:tcPr>
            <w:tcW w:w="728" w:type="pct"/>
            <w:gridSpan w:val="4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EB6E6E" w:rsidRPr="00CE6B47" w:rsidTr="00A11876">
        <w:trPr>
          <w:trHeight w:val="420"/>
        </w:trPr>
        <w:tc>
          <w:tcPr>
            <w:tcW w:w="18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2381" w:type="pct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(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รายวิชาละไม่เกิน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 5 </w:t>
            </w:r>
            <w:r w:rsidRPr="009B4856"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  <w:t>หน่วยภาระงาน/สัปดาห์)</w:t>
            </w:r>
          </w:p>
        </w:tc>
        <w:tc>
          <w:tcPr>
            <w:tcW w:w="72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6E6E" w:rsidRPr="009B4856" w:rsidRDefault="00EB6E6E" w:rsidP="009B4856">
            <w:pPr>
              <w:rPr>
                <w:rFonts w:ascii="TH SarabunPSK" w:eastAsia="Times New Roman" w:hAnsi="TH SarabunPSK" w:cs="TH SarabunPSK"/>
                <w:sz w:val="28"/>
                <w:szCs w:val="28"/>
              </w:rPr>
            </w:pPr>
            <w:r w:rsidRPr="009B4856">
              <w:rPr>
                <w:rFonts w:ascii="TH SarabunPSK" w:eastAsia="Times New Roman" w:hAnsi="TH SarabunPSK" w:cs="TH SarabunPSK"/>
                <w:sz w:val="28"/>
                <w:szCs w:val="28"/>
              </w:rPr>
              <w:t> </w:t>
            </w:r>
          </w:p>
        </w:tc>
      </w:tr>
      <w:tr w:rsidR="00A11876" w:rsidRPr="00A11876" w:rsidTr="00A11876">
        <w:trPr>
          <w:trHeight w:val="420"/>
        </w:trPr>
        <w:tc>
          <w:tcPr>
            <w:tcW w:w="1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11876" w:rsidRPr="00685ACB" w:rsidRDefault="00A11876" w:rsidP="004646F3">
            <w:pPr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</w:pPr>
            <w:r w:rsidRPr="00685ACB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13. </w:t>
            </w:r>
            <w:r w:rsidRPr="00685ACB">
              <w:rPr>
                <w:rFonts w:ascii="TH SarabunPSK" w:eastAsia="Times New Roman" w:hAnsi="TH SarabunPSK" w:cs="TH SarabunPSK" w:hint="cs"/>
                <w:sz w:val="28"/>
                <w:szCs w:val="28"/>
                <w:cs/>
              </w:rPr>
              <w:t xml:space="preserve">กรรมการสอบ </w:t>
            </w:r>
            <w:r w:rsidRPr="00685ACB">
              <w:rPr>
                <w:rFonts w:ascii="TH SarabunPSK" w:eastAsia="Times New Roman" w:hAnsi="TH SarabunPSK" w:cs="TH SarabunPSK"/>
                <w:sz w:val="28"/>
                <w:szCs w:val="28"/>
              </w:rPr>
              <w:t>Senior Project/</w:t>
            </w:r>
            <w:r w:rsidRPr="00685ACB">
              <w:rPr>
                <w:rFonts w:ascii="TH SarabunPSK" w:eastAsia="Times New Roman" w:hAnsi="TH SarabunPSK" w:cs="TH SarabunPSK" w:hint="cs"/>
                <w:sz w:val="28"/>
                <w:szCs w:val="28"/>
                <w:cs/>
              </w:rPr>
              <w:t>กรรมการสอบสัมมนา</w:t>
            </w:r>
          </w:p>
        </w:tc>
        <w:tc>
          <w:tcPr>
            <w:tcW w:w="2381" w:type="pct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A11876" w:rsidRPr="00685ACB" w:rsidRDefault="00A11876" w:rsidP="009B4856">
            <w:pPr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</w:pPr>
            <w:r w:rsidRPr="00685ACB">
              <w:rPr>
                <w:rFonts w:ascii="TH SarabunPSK" w:eastAsia="Times New Roman" w:hAnsi="TH SarabunPSK" w:cs="TH SarabunPSK"/>
                <w:sz w:val="28"/>
                <w:szCs w:val="28"/>
              </w:rPr>
              <w:t xml:space="preserve">2 </w:t>
            </w:r>
            <w:r w:rsidRPr="00685ACB">
              <w:rPr>
                <w:rFonts w:ascii="TH SarabunPSK" w:eastAsia="Times New Roman" w:hAnsi="TH SarabunPSK" w:cs="TH SarabunPSK" w:hint="cs"/>
                <w:sz w:val="28"/>
                <w:szCs w:val="28"/>
                <w:cs/>
              </w:rPr>
              <w:t>หน่วยภาระงาน</w:t>
            </w:r>
            <w:r w:rsidRPr="00685ACB">
              <w:rPr>
                <w:rFonts w:ascii="TH SarabunPSK" w:eastAsia="Times New Roman" w:hAnsi="TH SarabunPSK" w:cs="TH SarabunPSK"/>
                <w:sz w:val="28"/>
                <w:szCs w:val="28"/>
              </w:rPr>
              <w:t>/</w:t>
            </w:r>
            <w:r w:rsidRPr="00685ACB">
              <w:rPr>
                <w:rFonts w:ascii="TH SarabunPSK" w:eastAsia="Times New Roman" w:hAnsi="TH SarabunPSK" w:cs="TH SarabunPSK" w:hint="cs"/>
                <w:sz w:val="28"/>
                <w:szCs w:val="28"/>
                <w:cs/>
              </w:rPr>
              <w:t xml:space="preserve">เรื่อง หรือ </w:t>
            </w:r>
            <w:r w:rsidRPr="00685ACB">
              <w:rPr>
                <w:rFonts w:ascii="TH SarabunPSK" w:eastAsia="Times New Roman" w:hAnsi="TH SarabunPSK" w:cs="TH SarabunPSK"/>
                <w:sz w:val="28"/>
                <w:szCs w:val="28"/>
              </w:rPr>
              <w:t>2</w:t>
            </w:r>
            <w:r w:rsidRPr="00685ACB">
              <w:rPr>
                <w:rFonts w:ascii="TH SarabunPSK" w:eastAsia="Times New Roman" w:hAnsi="TH SarabunPSK" w:cs="TH SarabunPSK" w:hint="cs"/>
                <w:sz w:val="28"/>
                <w:szCs w:val="28"/>
                <w:cs/>
              </w:rPr>
              <w:t xml:space="preserve"> หน่วยภาระงาน</w:t>
            </w:r>
            <w:r w:rsidRPr="00685ACB">
              <w:rPr>
                <w:rFonts w:ascii="TH SarabunPSK" w:eastAsia="Times New Roman" w:hAnsi="TH SarabunPSK" w:cs="TH SarabunPSK"/>
                <w:sz w:val="28"/>
                <w:szCs w:val="28"/>
              </w:rPr>
              <w:t>/</w:t>
            </w:r>
            <w:r w:rsidRPr="00685ACB">
              <w:rPr>
                <w:rFonts w:ascii="TH SarabunPSK" w:eastAsia="Times New Roman" w:hAnsi="TH SarabunPSK" w:cs="TH SarabunPSK" w:hint="cs"/>
                <w:sz w:val="28"/>
                <w:szCs w:val="28"/>
                <w:cs/>
              </w:rPr>
              <w:t>วิชา</w:t>
            </w:r>
          </w:p>
        </w:tc>
        <w:tc>
          <w:tcPr>
            <w:tcW w:w="72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11876" w:rsidRPr="00A11876" w:rsidRDefault="00A11876" w:rsidP="009B4856">
            <w:pPr>
              <w:rPr>
                <w:rFonts w:ascii="TH SarabunPSK" w:eastAsia="Times New Roman" w:hAnsi="TH SarabunPSK" w:cs="TH SarabunPSK"/>
                <w:color w:val="0070C0"/>
                <w:sz w:val="28"/>
                <w:szCs w:val="28"/>
              </w:rPr>
            </w:pPr>
          </w:p>
        </w:tc>
      </w:tr>
    </w:tbl>
    <w:p w:rsidR="002F5EB9" w:rsidRDefault="002F5EB9" w:rsidP="004037FC">
      <w:pPr>
        <w:pStyle w:val="11"/>
        <w:sectPr w:rsidR="002F5EB9" w:rsidSect="001E19CA">
          <w:headerReference w:type="even" r:id="rId12"/>
          <w:headerReference w:type="default" r:id="rId13"/>
          <w:headerReference w:type="first" r:id="rId14"/>
          <w:footerReference w:type="first" r:id="rId15"/>
          <w:pgSz w:w="11907" w:h="16839" w:code="9"/>
          <w:pgMar w:top="1077" w:right="1134" w:bottom="1021" w:left="1440" w:header="561" w:footer="561" w:gutter="0"/>
          <w:pgNumType w:start="1"/>
          <w:cols w:space="708"/>
          <w:titlePg/>
          <w:docGrid w:linePitch="435"/>
        </w:sectPr>
      </w:pPr>
    </w:p>
    <w:p w:rsidR="00A05E02" w:rsidRDefault="002F5EB9" w:rsidP="002F5EB9">
      <w:pPr>
        <w:pStyle w:val="3"/>
        <w:rPr>
          <w:cs/>
        </w:rPr>
      </w:pPr>
      <w:bookmarkStart w:id="22" w:name="_Toc372796270"/>
      <w:r>
        <w:rPr>
          <w:rFonts w:hint="cs"/>
          <w:cs/>
        </w:rPr>
        <w:lastRenderedPageBreak/>
        <w:t>ระดับคุณภาพของภาระงานด้านการสอน</w:t>
      </w:r>
      <w:bookmarkEnd w:id="22"/>
    </w:p>
    <w:tbl>
      <w:tblPr>
        <w:tblStyle w:val="afb"/>
        <w:tblW w:w="9747" w:type="dxa"/>
        <w:tblLook w:val="04A0" w:firstRow="1" w:lastRow="0" w:firstColumn="1" w:lastColumn="0" w:noHBand="0" w:noVBand="1"/>
      </w:tblPr>
      <w:tblGrid>
        <w:gridCol w:w="4786"/>
        <w:gridCol w:w="2410"/>
        <w:gridCol w:w="2542"/>
        <w:gridCol w:w="9"/>
      </w:tblGrid>
      <w:tr w:rsidR="00A05E02" w:rsidRPr="00482FB9" w:rsidTr="001E19CA">
        <w:trPr>
          <w:gridAfter w:val="1"/>
          <w:wAfter w:w="9" w:type="dxa"/>
        </w:trPr>
        <w:tc>
          <w:tcPr>
            <w:tcW w:w="4786" w:type="dxa"/>
            <w:shd w:val="clear" w:color="auto" w:fill="D9D9D9" w:themeFill="background1" w:themeFillShade="D9"/>
            <w:vAlign w:val="center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u w:val="single"/>
                <w:cs/>
              </w:rPr>
              <w:t>ตัวคูณภาคบรรยาย ภาคปฏิบัติ และผู้ประสานงานรายวิชา</w:t>
            </w:r>
            <w:r w:rsidRPr="00482FB9">
              <w:rPr>
                <w:sz w:val="30"/>
                <w:szCs w:val="30"/>
                <w:u w:val="single"/>
              </w:rPr>
              <w:t>(1.1 – 1.3)</w:t>
            </w:r>
            <w:r w:rsidRPr="00482FB9">
              <w:rPr>
                <w:sz w:val="30"/>
                <w:szCs w:val="30"/>
                <w:cs/>
              </w:rPr>
              <w:t>มีดังต่อไปนี้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หลักฐานที่ต้องการ</w:t>
            </w:r>
          </w:p>
        </w:tc>
        <w:tc>
          <w:tcPr>
            <w:tcW w:w="2542" w:type="dxa"/>
            <w:shd w:val="clear" w:color="auto" w:fill="D9D9D9" w:themeFill="background1" w:themeFillShade="D9"/>
            <w:vAlign w:val="center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หลักฐานที่เกี่ยวข้องจากส่วนกลาง</w:t>
            </w:r>
          </w:p>
        </w:tc>
      </w:tr>
      <w:tr w:rsidR="00A05E02" w:rsidRPr="00482FB9" w:rsidTr="001E19CA">
        <w:trPr>
          <w:gridAfter w:val="1"/>
          <w:wAfter w:w="9" w:type="dxa"/>
        </w:trPr>
        <w:tc>
          <w:tcPr>
            <w:tcW w:w="4786" w:type="dxa"/>
          </w:tcPr>
          <w:p w:rsidR="00A05E02" w:rsidRPr="00482FB9" w:rsidRDefault="00A05E02" w:rsidP="00482FB9">
            <w:pPr>
              <w:pStyle w:val="11"/>
              <w:spacing w:before="0" w:after="0"/>
              <w:ind w:firstLine="142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3</w:t>
            </w:r>
            <w:r w:rsidRPr="00482FB9">
              <w:rPr>
                <w:sz w:val="30"/>
                <w:szCs w:val="30"/>
                <w:cs/>
              </w:rPr>
              <w:t xml:space="preserve"> มีรายละเอียดของรายวิชา (</w:t>
            </w:r>
            <w:proofErr w:type="spellStart"/>
            <w:r w:rsidRPr="00482FB9">
              <w:rPr>
                <w:sz w:val="30"/>
                <w:szCs w:val="30"/>
                <w:cs/>
              </w:rPr>
              <w:t>มคอ</w:t>
            </w:r>
            <w:proofErr w:type="spellEnd"/>
            <w:r w:rsidRPr="00482FB9">
              <w:rPr>
                <w:sz w:val="30"/>
                <w:szCs w:val="30"/>
                <w:cs/>
              </w:rPr>
              <w:t>.</w:t>
            </w:r>
            <w:r w:rsidRPr="00482FB9">
              <w:rPr>
                <w:sz w:val="30"/>
                <w:szCs w:val="30"/>
              </w:rPr>
              <w:t xml:space="preserve">3) </w:t>
            </w:r>
            <w:r w:rsidRPr="00482FB9">
              <w:rPr>
                <w:sz w:val="30"/>
                <w:szCs w:val="30"/>
                <w:cs/>
              </w:rPr>
              <w:t>และ รายละเอียดของประสบการณ์ (ถ้ามี) (</w:t>
            </w:r>
            <w:proofErr w:type="spellStart"/>
            <w:r w:rsidRPr="00482FB9">
              <w:rPr>
                <w:sz w:val="30"/>
                <w:szCs w:val="30"/>
                <w:cs/>
              </w:rPr>
              <w:t>มคอ</w:t>
            </w:r>
            <w:proofErr w:type="spellEnd"/>
            <w:r w:rsidRPr="00482FB9">
              <w:rPr>
                <w:sz w:val="30"/>
                <w:szCs w:val="30"/>
                <w:cs/>
              </w:rPr>
              <w:t>.</w:t>
            </w:r>
            <w:r w:rsidRPr="00482FB9">
              <w:rPr>
                <w:sz w:val="30"/>
                <w:szCs w:val="30"/>
              </w:rPr>
              <w:t xml:space="preserve">4) </w:t>
            </w:r>
          </w:p>
        </w:tc>
        <w:tc>
          <w:tcPr>
            <w:tcW w:w="2410" w:type="dxa"/>
          </w:tcPr>
          <w:p w:rsidR="00A05E02" w:rsidRPr="00482FB9" w:rsidRDefault="002B4EB2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proofErr w:type="spellStart"/>
            <w:r w:rsidRPr="00482FB9">
              <w:rPr>
                <w:rFonts w:hint="cs"/>
                <w:sz w:val="30"/>
                <w:szCs w:val="30"/>
                <w:cs/>
              </w:rPr>
              <w:t>มคอ</w:t>
            </w:r>
            <w:proofErr w:type="spellEnd"/>
            <w:r w:rsidRPr="00482FB9">
              <w:rPr>
                <w:rFonts w:hint="cs"/>
                <w:sz w:val="30"/>
                <w:szCs w:val="30"/>
                <w:cs/>
              </w:rPr>
              <w:t xml:space="preserve">. 3 และ </w:t>
            </w:r>
            <w:proofErr w:type="spellStart"/>
            <w:r w:rsidRPr="00482FB9">
              <w:rPr>
                <w:rFonts w:hint="cs"/>
                <w:sz w:val="30"/>
                <w:szCs w:val="30"/>
                <w:cs/>
              </w:rPr>
              <w:t>มคอ</w:t>
            </w:r>
            <w:proofErr w:type="spellEnd"/>
            <w:r w:rsidRPr="00482FB9">
              <w:rPr>
                <w:rFonts w:hint="cs"/>
                <w:sz w:val="30"/>
                <w:szCs w:val="30"/>
                <w:cs/>
              </w:rPr>
              <w:t>. 4 (ถ้ามี)</w:t>
            </w:r>
          </w:p>
        </w:tc>
        <w:tc>
          <w:tcPr>
            <w:tcW w:w="2542" w:type="dxa"/>
          </w:tcPr>
          <w:p w:rsidR="00A05E02" w:rsidRPr="00482FB9" w:rsidRDefault="002B4EB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ข้อมูลอยู่</w:t>
            </w:r>
            <w:r w:rsidR="00DC2D25" w:rsidRPr="00482FB9">
              <w:rPr>
                <w:rFonts w:hint="cs"/>
                <w:sz w:val="30"/>
                <w:szCs w:val="30"/>
                <w:cs/>
              </w:rPr>
              <w:t>ที่</w:t>
            </w:r>
            <w:r w:rsidRPr="00482FB9">
              <w:rPr>
                <w:rFonts w:hint="cs"/>
                <w:sz w:val="30"/>
                <w:szCs w:val="30"/>
                <w:cs/>
              </w:rPr>
              <w:t>ประธานหลักสูตร</w:t>
            </w:r>
          </w:p>
        </w:tc>
      </w:tr>
      <w:tr w:rsidR="00A05E02" w:rsidRPr="00482FB9" w:rsidTr="001E19CA">
        <w:trPr>
          <w:gridAfter w:val="1"/>
          <w:wAfter w:w="9" w:type="dxa"/>
        </w:trPr>
        <w:tc>
          <w:tcPr>
            <w:tcW w:w="4786" w:type="dxa"/>
          </w:tcPr>
          <w:p w:rsid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4</w:t>
            </w:r>
            <w:r w:rsidRPr="00482FB9">
              <w:rPr>
                <w:sz w:val="30"/>
                <w:szCs w:val="30"/>
                <w:cs/>
              </w:rPr>
              <w:t xml:space="preserve"> มี </w:t>
            </w:r>
            <w:proofErr w:type="spellStart"/>
            <w:r w:rsidRPr="00482FB9">
              <w:rPr>
                <w:sz w:val="30"/>
                <w:szCs w:val="30"/>
                <w:cs/>
              </w:rPr>
              <w:t>มคอ</w:t>
            </w:r>
            <w:proofErr w:type="spellEnd"/>
            <w:r w:rsidRPr="00482FB9">
              <w:rPr>
                <w:sz w:val="30"/>
                <w:szCs w:val="30"/>
                <w:cs/>
              </w:rPr>
              <w:t>.</w:t>
            </w:r>
            <w:r w:rsidRPr="00482FB9">
              <w:rPr>
                <w:sz w:val="30"/>
                <w:szCs w:val="30"/>
              </w:rPr>
              <w:t>3</w:t>
            </w:r>
            <w:r w:rsidRPr="00482FB9">
              <w:rPr>
                <w:sz w:val="30"/>
                <w:szCs w:val="30"/>
                <w:cs/>
              </w:rPr>
              <w:t xml:space="preserve"> และ </w:t>
            </w:r>
            <w:proofErr w:type="spellStart"/>
            <w:r w:rsidRPr="00482FB9">
              <w:rPr>
                <w:sz w:val="30"/>
                <w:szCs w:val="30"/>
                <w:cs/>
              </w:rPr>
              <w:t>มคอ</w:t>
            </w:r>
            <w:proofErr w:type="spellEnd"/>
            <w:r w:rsidRPr="00482FB9">
              <w:rPr>
                <w:sz w:val="30"/>
                <w:szCs w:val="30"/>
                <w:cs/>
              </w:rPr>
              <w:t>.</w:t>
            </w:r>
            <w:r w:rsidRPr="00482FB9">
              <w:rPr>
                <w:sz w:val="30"/>
                <w:szCs w:val="30"/>
              </w:rPr>
              <w:t>4 (</w:t>
            </w:r>
            <w:r w:rsidRPr="00482FB9">
              <w:rPr>
                <w:sz w:val="30"/>
                <w:szCs w:val="30"/>
                <w:cs/>
              </w:rPr>
              <w:t>ถ้ามี) และส่งผลการ</w:t>
            </w:r>
          </w:p>
          <w:p w:rsidR="00A05E02" w:rsidRP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cs/>
              </w:rPr>
              <w:t>เรียนภายในระยะเวลาที่คณะกำหนด</w:t>
            </w:r>
          </w:p>
        </w:tc>
        <w:tc>
          <w:tcPr>
            <w:tcW w:w="2410" w:type="dxa"/>
          </w:tcPr>
          <w:p w:rsidR="00A05E02" w:rsidRPr="00482FB9" w:rsidRDefault="002B4EB2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 xml:space="preserve">- </w:t>
            </w:r>
            <w:proofErr w:type="spellStart"/>
            <w:r w:rsidRPr="00482FB9">
              <w:rPr>
                <w:rFonts w:hint="cs"/>
                <w:sz w:val="30"/>
                <w:szCs w:val="30"/>
                <w:cs/>
              </w:rPr>
              <w:t>มคอ</w:t>
            </w:r>
            <w:proofErr w:type="spellEnd"/>
            <w:r w:rsidRPr="00482FB9">
              <w:rPr>
                <w:rFonts w:hint="cs"/>
                <w:sz w:val="30"/>
                <w:szCs w:val="30"/>
                <w:cs/>
              </w:rPr>
              <w:t xml:space="preserve">.3 และ </w:t>
            </w:r>
            <w:proofErr w:type="spellStart"/>
            <w:r w:rsidRPr="00482FB9">
              <w:rPr>
                <w:rFonts w:hint="cs"/>
                <w:sz w:val="30"/>
                <w:szCs w:val="30"/>
                <w:cs/>
              </w:rPr>
              <w:t>มคอ</w:t>
            </w:r>
            <w:proofErr w:type="spellEnd"/>
            <w:r w:rsidRPr="00482FB9">
              <w:rPr>
                <w:rFonts w:hint="cs"/>
                <w:sz w:val="30"/>
                <w:szCs w:val="30"/>
                <w:cs/>
              </w:rPr>
              <w:t>. 4 (ถ้ามี)</w:t>
            </w:r>
          </w:p>
          <w:p w:rsidR="002B4EB2" w:rsidRPr="00482FB9" w:rsidRDefault="002B4EB2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</w:rPr>
              <w:t xml:space="preserve">- </w:t>
            </w:r>
            <w:r w:rsidRPr="00482FB9">
              <w:rPr>
                <w:rFonts w:hint="cs"/>
                <w:sz w:val="30"/>
                <w:szCs w:val="30"/>
                <w:cs/>
              </w:rPr>
              <w:t>รายชื่อการ</w:t>
            </w:r>
            <w:r w:rsidRPr="00482FB9">
              <w:rPr>
                <w:sz w:val="30"/>
                <w:szCs w:val="30"/>
                <w:cs/>
              </w:rPr>
              <w:t>ส่งผลการเรียน</w:t>
            </w:r>
          </w:p>
        </w:tc>
        <w:tc>
          <w:tcPr>
            <w:tcW w:w="2542" w:type="dxa"/>
          </w:tcPr>
          <w:p w:rsidR="00A05E02" w:rsidRPr="00482FB9" w:rsidRDefault="00DC2D25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 xml:space="preserve">- </w:t>
            </w:r>
            <w:r w:rsidR="002B4EB2" w:rsidRPr="00482FB9">
              <w:rPr>
                <w:rFonts w:hint="cs"/>
                <w:sz w:val="30"/>
                <w:szCs w:val="30"/>
                <w:cs/>
              </w:rPr>
              <w:t>ข้อมูลอยู่กับประธานหลักสูตร</w:t>
            </w:r>
            <w:r w:rsidR="002B4EB2" w:rsidRPr="00482FB9">
              <w:rPr>
                <w:rFonts w:hint="cs"/>
                <w:sz w:val="30"/>
                <w:szCs w:val="30"/>
                <w:cs/>
              </w:rPr>
              <w:br/>
            </w:r>
            <w:r w:rsidRPr="00482FB9">
              <w:rPr>
                <w:rFonts w:hint="cs"/>
                <w:sz w:val="30"/>
                <w:szCs w:val="30"/>
                <w:cs/>
              </w:rPr>
              <w:t xml:space="preserve">- </w:t>
            </w:r>
            <w:r w:rsidR="002B4EB2" w:rsidRPr="00482FB9">
              <w:rPr>
                <w:rFonts w:hint="cs"/>
                <w:sz w:val="30"/>
                <w:szCs w:val="30"/>
                <w:cs/>
              </w:rPr>
              <w:t>รายชื่อผู้ส่งจากฝ่ายวิชาการ</w:t>
            </w:r>
          </w:p>
        </w:tc>
      </w:tr>
      <w:tr w:rsidR="00A05E02" w:rsidRPr="00482FB9" w:rsidTr="001E19CA">
        <w:trPr>
          <w:gridAfter w:val="1"/>
          <w:wAfter w:w="9" w:type="dxa"/>
        </w:trPr>
        <w:tc>
          <w:tcPr>
            <w:tcW w:w="4786" w:type="dxa"/>
          </w:tcPr>
          <w:p w:rsid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5</w:t>
            </w:r>
            <w:r w:rsidRPr="00482FB9">
              <w:rPr>
                <w:sz w:val="30"/>
                <w:szCs w:val="30"/>
                <w:cs/>
              </w:rPr>
              <w:t xml:space="preserve"> มีการจัดการเรียนการสอนที่พัฒนาจาก</w:t>
            </w:r>
          </w:p>
          <w:p w:rsid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งานวิจัย หรือมีการจัดการความรู้เพื่อพัฒนาการเรียน</w:t>
            </w:r>
          </w:p>
          <w:p w:rsid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การสอน หรือมีการนำประสบการณ์จากการให้บริการ</w:t>
            </w:r>
          </w:p>
          <w:p w:rsid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วิชาการสู่สังคมหรือชุมชนมาพัฒนาการจัดการเรียน</w:t>
            </w:r>
            <w:r w:rsidR="00482FB9">
              <w:rPr>
                <w:rFonts w:hint="cs"/>
                <w:sz w:val="30"/>
                <w:szCs w:val="30"/>
                <w:cs/>
              </w:rPr>
              <w:t xml:space="preserve">  </w:t>
            </w:r>
          </w:p>
          <w:p w:rsidR="00A05E02" w:rsidRP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cs/>
              </w:rPr>
              <w:t xml:space="preserve">การสอน </w:t>
            </w:r>
          </w:p>
        </w:tc>
        <w:tc>
          <w:tcPr>
            <w:tcW w:w="2410" w:type="dxa"/>
          </w:tcPr>
          <w:p w:rsidR="00A05E02" w:rsidRPr="00482FB9" w:rsidRDefault="00DC2D25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 งานวิจัยในชั้นเรียน</w:t>
            </w:r>
          </w:p>
          <w:p w:rsidR="00DC2D25" w:rsidRPr="00482FB9" w:rsidRDefault="00DC2D25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 สรุปองค์ความรู้ที่ได้จากการจัดการความรู้</w:t>
            </w:r>
          </w:p>
          <w:p w:rsidR="00025FDB" w:rsidRPr="00482FB9" w:rsidRDefault="00025FDB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-โครงการ</w:t>
            </w:r>
          </w:p>
        </w:tc>
        <w:tc>
          <w:tcPr>
            <w:tcW w:w="2542" w:type="dxa"/>
            <w:vAlign w:val="center"/>
          </w:tcPr>
          <w:p w:rsidR="00A05E02" w:rsidRPr="00482FB9" w:rsidRDefault="00DC2D25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</w:t>
            </w:r>
          </w:p>
        </w:tc>
      </w:tr>
      <w:tr w:rsidR="00A05E02" w:rsidRPr="00482FB9" w:rsidTr="001E19CA">
        <w:tc>
          <w:tcPr>
            <w:tcW w:w="4786" w:type="dxa"/>
            <w:shd w:val="clear" w:color="auto" w:fill="D9D9D9" w:themeFill="background1" w:themeFillShade="D9"/>
            <w:vAlign w:val="center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u w:val="single"/>
                <w:cs/>
              </w:rPr>
              <w:t xml:space="preserve">ตัวคูณ การควบคุมการฝึกงาน ฝึกสอน </w:t>
            </w:r>
            <w:proofErr w:type="spellStart"/>
            <w:r w:rsidRPr="00482FB9">
              <w:rPr>
                <w:sz w:val="30"/>
                <w:szCs w:val="30"/>
                <w:u w:val="single"/>
                <w:cs/>
              </w:rPr>
              <w:t>สห</w:t>
            </w:r>
            <w:proofErr w:type="spellEnd"/>
            <w:r w:rsidRPr="00482FB9">
              <w:rPr>
                <w:sz w:val="30"/>
                <w:szCs w:val="30"/>
                <w:u w:val="single"/>
                <w:cs/>
              </w:rPr>
              <w:t>กิจ ปริญญานิพนธ์ วิทยานิพนธ์ การค้นคว้าอิสระ ที่ปรึกษาวิชาสัมมนา (</w:t>
            </w:r>
            <w:r w:rsidRPr="00482FB9">
              <w:rPr>
                <w:sz w:val="30"/>
                <w:szCs w:val="30"/>
                <w:u w:val="single"/>
              </w:rPr>
              <w:t>1.4 – 1.7)</w:t>
            </w:r>
            <w:r w:rsidRPr="00482FB9">
              <w:rPr>
                <w:sz w:val="30"/>
                <w:szCs w:val="30"/>
                <w:cs/>
              </w:rPr>
              <w:t xml:space="preserve">มีดังต่อไปนี้ 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หลักฐานที่ต้องการ</w:t>
            </w:r>
          </w:p>
        </w:tc>
        <w:tc>
          <w:tcPr>
            <w:tcW w:w="2551" w:type="dxa"/>
            <w:gridSpan w:val="2"/>
            <w:shd w:val="clear" w:color="auto" w:fill="D9D9D9" w:themeFill="background1" w:themeFillShade="D9"/>
            <w:vAlign w:val="center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หลักฐานที่เกี่ยวข้องจากส่วนกลาง</w:t>
            </w:r>
          </w:p>
        </w:tc>
      </w:tr>
      <w:tr w:rsidR="00A05E02" w:rsidRPr="00482FB9" w:rsidTr="001E19CA">
        <w:tc>
          <w:tcPr>
            <w:tcW w:w="4786" w:type="dxa"/>
          </w:tcPr>
          <w:p w:rsid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1</w:t>
            </w:r>
            <w:r w:rsidRPr="00482FB9">
              <w:rPr>
                <w:sz w:val="30"/>
                <w:szCs w:val="30"/>
                <w:cs/>
              </w:rPr>
              <w:t xml:space="preserve"> มีการจัดการให้คำปรึกษา/ควบคุม การฝึกงาน/</w:t>
            </w:r>
          </w:p>
          <w:p w:rsid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ปฏิบัติ</w:t>
            </w:r>
            <w:proofErr w:type="spellStart"/>
            <w:r w:rsidRPr="00482FB9">
              <w:rPr>
                <w:sz w:val="30"/>
                <w:szCs w:val="30"/>
                <w:cs/>
              </w:rPr>
              <w:t>งานสห</w:t>
            </w:r>
            <w:proofErr w:type="spellEnd"/>
            <w:r w:rsidRPr="00482FB9">
              <w:rPr>
                <w:sz w:val="30"/>
                <w:szCs w:val="30"/>
                <w:cs/>
              </w:rPr>
              <w:t>กิจ/ฝึกสอน/การทำโครงงาน/ปริญญา</w:t>
            </w:r>
          </w:p>
          <w:p w:rsidR="00A05E02" w:rsidRP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cs/>
              </w:rPr>
              <w:t>นิพนธ์</w:t>
            </w:r>
          </w:p>
        </w:tc>
        <w:tc>
          <w:tcPr>
            <w:tcW w:w="2410" w:type="dxa"/>
          </w:tcPr>
          <w:p w:rsidR="00A05E02" w:rsidRPr="00482FB9" w:rsidRDefault="000969F3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 xml:space="preserve">- </w:t>
            </w:r>
            <w:r w:rsidR="00DC2D25" w:rsidRPr="00482FB9">
              <w:rPr>
                <w:rFonts w:hint="cs"/>
                <w:sz w:val="30"/>
                <w:szCs w:val="30"/>
                <w:cs/>
              </w:rPr>
              <w:t>คำสั่งแต่งตั้ง</w:t>
            </w:r>
            <w:r w:rsidR="00C45C56" w:rsidRPr="00482FB9">
              <w:rPr>
                <w:rFonts w:hint="cs"/>
                <w:sz w:val="30"/>
                <w:szCs w:val="30"/>
                <w:cs/>
              </w:rPr>
              <w:t>ควบคุมวิทยานิพนธ์</w:t>
            </w:r>
            <w:r w:rsidR="00C45C56" w:rsidRPr="00482FB9">
              <w:rPr>
                <w:sz w:val="30"/>
                <w:szCs w:val="30"/>
                <w:cs/>
              </w:rPr>
              <w:br/>
            </w:r>
            <w:r w:rsidR="00C45C56" w:rsidRPr="00482FB9">
              <w:rPr>
                <w:rFonts w:hint="cs"/>
                <w:sz w:val="30"/>
                <w:szCs w:val="30"/>
                <w:cs/>
              </w:rPr>
              <w:t>- คำสั่งแต่งตั้งนิ</w:t>
            </w:r>
            <w:proofErr w:type="spellStart"/>
            <w:r w:rsidR="00C45C56" w:rsidRPr="00482FB9">
              <w:rPr>
                <w:rFonts w:hint="cs"/>
                <w:sz w:val="30"/>
                <w:szCs w:val="30"/>
                <w:cs/>
              </w:rPr>
              <w:t>เทศสห</w:t>
            </w:r>
            <w:proofErr w:type="spellEnd"/>
            <w:r w:rsidR="00C45C56" w:rsidRPr="00482FB9">
              <w:rPr>
                <w:rFonts w:hint="cs"/>
                <w:sz w:val="30"/>
                <w:szCs w:val="30"/>
                <w:cs/>
              </w:rPr>
              <w:t>กิจศึกษา</w:t>
            </w:r>
          </w:p>
          <w:p w:rsidR="00C45C56" w:rsidRPr="00482FB9" w:rsidRDefault="00C45C56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 ตารางการให้คำปรึกษาโครงงาน/ปริญญานิพนธ์/สัมมนา</w:t>
            </w:r>
          </w:p>
          <w:p w:rsidR="00025FDB" w:rsidRPr="00482FB9" w:rsidRDefault="00025FDB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-แบบขออนุมัติชื่อเรื่อวิทยานิพนธ์และแต่งตั้งคณะกรรมการควบคุม วิทยานิพนธ์</w:t>
            </w:r>
            <w:r w:rsidRPr="00482FB9">
              <w:rPr>
                <w:sz w:val="30"/>
                <w:szCs w:val="30"/>
              </w:rPr>
              <w:t xml:space="preserve"> (TS1)</w:t>
            </w:r>
            <w:r w:rsidRPr="00482FB9">
              <w:rPr>
                <w:rFonts w:hint="cs"/>
                <w:sz w:val="30"/>
                <w:szCs w:val="30"/>
                <w:cs/>
              </w:rPr>
              <w:t xml:space="preserve"> ที่ผ่านที่ประชุมแล้ว</w:t>
            </w:r>
          </w:p>
        </w:tc>
        <w:tc>
          <w:tcPr>
            <w:tcW w:w="2551" w:type="dxa"/>
            <w:gridSpan w:val="2"/>
          </w:tcPr>
          <w:p w:rsidR="00D0245F" w:rsidRPr="00482FB9" w:rsidRDefault="00D0245F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 ขอข้อมูลได้ที่งานบัณฑิตศึกษาคณะฯ</w:t>
            </w:r>
            <w:r w:rsidRPr="00482FB9">
              <w:rPr>
                <w:sz w:val="30"/>
                <w:szCs w:val="30"/>
                <w:cs/>
              </w:rPr>
              <w:br/>
            </w:r>
            <w:r w:rsidRPr="00482FB9">
              <w:rPr>
                <w:rFonts w:hint="cs"/>
                <w:sz w:val="30"/>
                <w:szCs w:val="30"/>
                <w:cs/>
              </w:rPr>
              <w:t>- ขอข้อมูลได้ที่ธุรการภาควิชา</w:t>
            </w:r>
          </w:p>
          <w:p w:rsidR="00D0245F" w:rsidRPr="00482FB9" w:rsidRDefault="00D0245F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</w:p>
        </w:tc>
      </w:tr>
      <w:tr w:rsidR="00A05E02" w:rsidRPr="00482FB9" w:rsidTr="001E19CA">
        <w:tc>
          <w:tcPr>
            <w:tcW w:w="4786" w:type="dxa"/>
          </w:tcPr>
          <w:p w:rsidR="00482FB9" w:rsidRDefault="00A05E02" w:rsidP="00482FB9">
            <w:pPr>
              <w:pStyle w:val="31"/>
              <w:spacing w:before="0" w:after="0"/>
              <w:ind w:hanging="1560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2</w:t>
            </w:r>
            <w:r w:rsidRPr="00482FB9">
              <w:rPr>
                <w:sz w:val="30"/>
                <w:szCs w:val="30"/>
                <w:cs/>
              </w:rPr>
              <w:t xml:space="preserve"> มีแผนการจัดการให้ คำปรึกษา/ควบคุม การ</w:t>
            </w:r>
          </w:p>
          <w:p w:rsidR="00482FB9" w:rsidRDefault="00A05E02" w:rsidP="00482FB9">
            <w:pPr>
              <w:pStyle w:val="31"/>
              <w:spacing w:before="0" w:after="0"/>
              <w:ind w:hanging="1560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ฝึกงาน/ปฏิบัติงาน</w:t>
            </w:r>
            <w:r w:rsidR="008614A8" w:rsidRPr="00482FB9">
              <w:rPr>
                <w:rFonts w:hint="cs"/>
                <w:sz w:val="30"/>
                <w:szCs w:val="30"/>
                <w:cs/>
              </w:rPr>
              <w:t xml:space="preserve">    </w:t>
            </w:r>
            <w:proofErr w:type="spellStart"/>
            <w:r w:rsidRPr="00482FB9">
              <w:rPr>
                <w:sz w:val="30"/>
                <w:szCs w:val="30"/>
                <w:cs/>
              </w:rPr>
              <w:t>สห</w:t>
            </w:r>
            <w:proofErr w:type="spellEnd"/>
            <w:r w:rsidRPr="00482FB9">
              <w:rPr>
                <w:sz w:val="30"/>
                <w:szCs w:val="30"/>
                <w:cs/>
              </w:rPr>
              <w:t>กิจ/ฝึกสอน/การทำโครงงาน/</w:t>
            </w:r>
          </w:p>
          <w:p w:rsidR="00A05E02" w:rsidRPr="00482FB9" w:rsidRDefault="00A05E02" w:rsidP="00482FB9">
            <w:pPr>
              <w:pStyle w:val="31"/>
              <w:spacing w:before="0" w:after="0"/>
              <w:ind w:hanging="1560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ปริญญานิพนธ์ และมีการดำเนินการตามแผน</w:t>
            </w:r>
          </w:p>
          <w:p w:rsid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3</w:t>
            </w:r>
            <w:r w:rsidRPr="00482FB9">
              <w:rPr>
                <w:sz w:val="30"/>
                <w:szCs w:val="30"/>
                <w:cs/>
              </w:rPr>
              <w:t xml:space="preserve"> นิสิตในที่ปรึกษาผ่านตามเกณฑ์ที่กำหนด/ตาม</w:t>
            </w:r>
          </w:p>
          <w:p w:rsidR="00A05E02" w:rsidRP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cs/>
              </w:rPr>
              <w:t>หลักสูตร/โครงการ</w:t>
            </w:r>
          </w:p>
        </w:tc>
        <w:tc>
          <w:tcPr>
            <w:tcW w:w="2410" w:type="dxa"/>
          </w:tcPr>
          <w:p w:rsidR="00CE5F30" w:rsidRPr="00482FB9" w:rsidRDefault="00D0245F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 xml:space="preserve">- </w:t>
            </w:r>
            <w:r w:rsidR="00286680" w:rsidRPr="00482FB9">
              <w:rPr>
                <w:rFonts w:hint="cs"/>
                <w:sz w:val="30"/>
                <w:szCs w:val="30"/>
                <w:cs/>
              </w:rPr>
              <w:t>ตารางให้คำ</w:t>
            </w:r>
            <w:r w:rsidR="00CE5F30" w:rsidRPr="00482FB9">
              <w:rPr>
                <w:rFonts w:hint="cs"/>
                <w:sz w:val="30"/>
                <w:szCs w:val="30"/>
                <w:cs/>
              </w:rPr>
              <w:t>ปรึกษาปริญญานิพนธ์ โครงงาน วิทยานิพนธ์/ตารางการฝึกงาน/ตารางสัมมนา</w:t>
            </w:r>
          </w:p>
          <w:p w:rsidR="00CE5F30" w:rsidRPr="00482FB9" w:rsidRDefault="00CE5F30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 ผลการเรียนของนิสิต</w:t>
            </w:r>
          </w:p>
        </w:tc>
        <w:tc>
          <w:tcPr>
            <w:tcW w:w="2551" w:type="dxa"/>
            <w:gridSpan w:val="2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A05E02" w:rsidRPr="00482FB9" w:rsidTr="001E19CA">
        <w:tc>
          <w:tcPr>
            <w:tcW w:w="4786" w:type="dxa"/>
          </w:tcPr>
          <w:p w:rsidR="00482FB9" w:rsidRPr="00482FB9" w:rsidRDefault="00A05E02" w:rsidP="00482FB9">
            <w:pPr>
              <w:pStyle w:val="31"/>
              <w:spacing w:before="0" w:after="0"/>
              <w:ind w:hanging="1560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4</w:t>
            </w:r>
            <w:r w:rsidRPr="00482FB9">
              <w:rPr>
                <w:sz w:val="30"/>
                <w:szCs w:val="30"/>
                <w:cs/>
              </w:rPr>
              <w:t xml:space="preserve"> ผลงานของนิสิตในที่ปรึกษาได้รับการเผยแพร่</w:t>
            </w:r>
          </w:p>
          <w:p w:rsidR="00A05E02" w:rsidRPr="00482FB9" w:rsidRDefault="00A05E02" w:rsidP="00482FB9">
            <w:pPr>
              <w:pStyle w:val="31"/>
              <w:spacing w:before="0" w:after="0"/>
              <w:ind w:hanging="1560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cs/>
              </w:rPr>
              <w:t xml:space="preserve">รูปแบบใดรูปแบบหนึ่ง </w:t>
            </w:r>
          </w:p>
        </w:tc>
        <w:tc>
          <w:tcPr>
            <w:tcW w:w="2410" w:type="dxa"/>
          </w:tcPr>
          <w:p w:rsidR="00A05E02" w:rsidRPr="00482FB9" w:rsidRDefault="00CE5F30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proofErr w:type="spellStart"/>
            <w:r w:rsidRPr="00482FB9">
              <w:rPr>
                <w:rFonts w:hint="cs"/>
                <w:sz w:val="30"/>
                <w:szCs w:val="30"/>
                <w:cs/>
              </w:rPr>
              <w:t>เวปไซต์</w:t>
            </w:r>
            <w:proofErr w:type="spellEnd"/>
            <w:r w:rsidRPr="00482FB9">
              <w:rPr>
                <w:rFonts w:hint="cs"/>
                <w:sz w:val="30"/>
                <w:szCs w:val="30"/>
                <w:cs/>
              </w:rPr>
              <w:t>คณะ/ภาควิชา</w:t>
            </w:r>
          </w:p>
        </w:tc>
        <w:tc>
          <w:tcPr>
            <w:tcW w:w="2551" w:type="dxa"/>
            <w:gridSpan w:val="2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A05E02" w:rsidRPr="00482FB9" w:rsidTr="001E19CA">
        <w:tc>
          <w:tcPr>
            <w:tcW w:w="4786" w:type="dxa"/>
          </w:tcPr>
          <w:p w:rsidR="00482FB9" w:rsidRPr="00482FB9" w:rsidRDefault="00A05E02" w:rsidP="00482FB9">
            <w:pPr>
              <w:pStyle w:val="31"/>
              <w:spacing w:before="0" w:after="0"/>
              <w:ind w:hanging="1560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5</w:t>
            </w:r>
            <w:r w:rsidRPr="00482FB9">
              <w:rPr>
                <w:sz w:val="30"/>
                <w:szCs w:val="30"/>
                <w:cs/>
              </w:rPr>
              <w:t xml:space="preserve"> ผลงานของนิสิตในที่ปรึกษาได้รับรางวัล</w:t>
            </w:r>
          </w:p>
          <w:p w:rsidR="00A05E02" w:rsidRPr="00482FB9" w:rsidRDefault="00A05E02" w:rsidP="00482FB9">
            <w:pPr>
              <w:pStyle w:val="31"/>
              <w:spacing w:before="0" w:after="0"/>
              <w:ind w:hanging="1560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cs/>
              </w:rPr>
              <w:t>ยกย่องเชิดชูเกียรติ</w:t>
            </w:r>
          </w:p>
        </w:tc>
        <w:tc>
          <w:tcPr>
            <w:tcW w:w="2410" w:type="dxa"/>
          </w:tcPr>
          <w:p w:rsidR="00A05E02" w:rsidRPr="00482FB9" w:rsidRDefault="00CE5F30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ภาพถ่าย</w:t>
            </w:r>
          </w:p>
        </w:tc>
        <w:tc>
          <w:tcPr>
            <w:tcW w:w="2551" w:type="dxa"/>
            <w:gridSpan w:val="2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</w:tbl>
    <w:p w:rsidR="00A05E02" w:rsidRPr="00482FB9" w:rsidRDefault="00A05E02" w:rsidP="00482FB9">
      <w:pPr>
        <w:pStyle w:val="11"/>
        <w:spacing w:before="0" w:after="0"/>
        <w:ind w:firstLine="0"/>
        <w:rPr>
          <w:sz w:val="30"/>
          <w:szCs w:val="30"/>
          <w:u w:val="single"/>
        </w:rPr>
      </w:pPr>
    </w:p>
    <w:tbl>
      <w:tblPr>
        <w:tblStyle w:val="afb"/>
        <w:tblW w:w="9747" w:type="dxa"/>
        <w:tblLook w:val="04A0" w:firstRow="1" w:lastRow="0" w:firstColumn="1" w:lastColumn="0" w:noHBand="0" w:noVBand="1"/>
      </w:tblPr>
      <w:tblGrid>
        <w:gridCol w:w="4786"/>
        <w:gridCol w:w="2382"/>
        <w:gridCol w:w="2579"/>
      </w:tblGrid>
      <w:tr w:rsidR="00A05E02" w:rsidRPr="00482FB9" w:rsidTr="00482FB9">
        <w:tc>
          <w:tcPr>
            <w:tcW w:w="4786" w:type="dxa"/>
            <w:shd w:val="clear" w:color="auto" w:fill="D9D9D9" w:themeFill="background1" w:themeFillShade="D9"/>
            <w:vAlign w:val="center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u w:val="single"/>
                <w:cs/>
              </w:rPr>
              <w:t>ตัวคูณสำหรับที่ปรึกษาทางด้านวิชาการ หรือที่ปรึกษาด้านกิจกรรม</w:t>
            </w:r>
            <w:r w:rsidRPr="00482FB9">
              <w:rPr>
                <w:sz w:val="30"/>
                <w:szCs w:val="30"/>
                <w:u w:val="single"/>
              </w:rPr>
              <w:t>(1.8 – 1.9)</w:t>
            </w:r>
            <w:r w:rsidRPr="00482FB9">
              <w:rPr>
                <w:sz w:val="30"/>
                <w:szCs w:val="30"/>
                <w:cs/>
              </w:rPr>
              <w:t>มีดังต่อไปนี้</w:t>
            </w:r>
          </w:p>
        </w:tc>
        <w:tc>
          <w:tcPr>
            <w:tcW w:w="2382" w:type="dxa"/>
            <w:shd w:val="clear" w:color="auto" w:fill="D9D9D9" w:themeFill="background1" w:themeFillShade="D9"/>
            <w:vAlign w:val="center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หลักฐานที่ต้องการ</w:t>
            </w:r>
          </w:p>
        </w:tc>
        <w:tc>
          <w:tcPr>
            <w:tcW w:w="2579" w:type="dxa"/>
            <w:shd w:val="clear" w:color="auto" w:fill="D9D9D9" w:themeFill="background1" w:themeFillShade="D9"/>
            <w:vAlign w:val="center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หลักฐานที่เกี่ยวข้องจากส่วนกลาง</w:t>
            </w:r>
          </w:p>
        </w:tc>
      </w:tr>
      <w:tr w:rsidR="00A05E02" w:rsidRPr="00482FB9" w:rsidTr="00482FB9">
        <w:tc>
          <w:tcPr>
            <w:tcW w:w="4786" w:type="dxa"/>
          </w:tcPr>
          <w:p w:rsid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1</w:t>
            </w:r>
            <w:r w:rsidRPr="00482FB9">
              <w:rPr>
                <w:sz w:val="30"/>
                <w:szCs w:val="30"/>
                <w:cs/>
              </w:rPr>
              <w:t xml:space="preserve"> มีการจัดการบริการให้คำปรึกษาทางวิชาการ</w:t>
            </w:r>
          </w:p>
          <w:p w:rsidR="00A05E02" w:rsidRP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cs/>
              </w:rPr>
              <w:t>และแนะแนวทางการใช้ชีวิตที่ถูกต้องแก่นิสิต</w:t>
            </w:r>
          </w:p>
        </w:tc>
        <w:tc>
          <w:tcPr>
            <w:tcW w:w="2382" w:type="dxa"/>
          </w:tcPr>
          <w:p w:rsidR="00A05E02" w:rsidRPr="00482FB9" w:rsidRDefault="00CE5F30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 คำสั่งแต่งตั้งอาจารย์ที่ปรึกษา</w:t>
            </w:r>
            <w:r w:rsidR="00E83ECF" w:rsidRPr="00482FB9">
              <w:rPr>
                <w:sz w:val="30"/>
                <w:szCs w:val="30"/>
                <w:cs/>
              </w:rPr>
              <w:br/>
            </w:r>
            <w:r w:rsidR="00E83ECF" w:rsidRPr="00482FB9">
              <w:rPr>
                <w:rFonts w:hint="cs"/>
                <w:sz w:val="30"/>
                <w:szCs w:val="30"/>
                <w:cs/>
              </w:rPr>
              <w:t>- รายงาน/บันทึกการให้คำปรึกษา</w:t>
            </w:r>
          </w:p>
        </w:tc>
        <w:tc>
          <w:tcPr>
            <w:tcW w:w="2579" w:type="dxa"/>
          </w:tcPr>
          <w:p w:rsidR="00A05E02" w:rsidRPr="00482FB9" w:rsidRDefault="00E83ECF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ขอข้อมูลคำสั่งแต่งตั้งได้ที่</w:t>
            </w:r>
            <w:r w:rsidRPr="00482FB9">
              <w:rPr>
                <w:sz w:val="30"/>
                <w:szCs w:val="30"/>
                <w:cs/>
              </w:rPr>
              <w:br/>
            </w:r>
            <w:r w:rsidRPr="00482FB9">
              <w:rPr>
                <w:rFonts w:hint="cs"/>
                <w:sz w:val="30"/>
                <w:szCs w:val="30"/>
                <w:cs/>
              </w:rPr>
              <w:t>ฝ่ายกิจการนิสิต</w:t>
            </w:r>
          </w:p>
        </w:tc>
      </w:tr>
      <w:tr w:rsidR="00A05E02" w:rsidRPr="00482FB9" w:rsidTr="00482FB9">
        <w:tc>
          <w:tcPr>
            <w:tcW w:w="4786" w:type="dxa"/>
          </w:tcPr>
          <w:p w:rsid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2</w:t>
            </w:r>
            <w:r w:rsidRPr="00482FB9">
              <w:rPr>
                <w:sz w:val="30"/>
                <w:szCs w:val="30"/>
                <w:cs/>
              </w:rPr>
              <w:t xml:space="preserve"> มีการจัดการบริการข้อมูลข่าวสารที่เป็น</w:t>
            </w:r>
          </w:p>
          <w:p w:rsidR="00A05E02" w:rsidRP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cs/>
              </w:rPr>
              <w:t>ประโยชน์ต่อนิสิต</w:t>
            </w:r>
          </w:p>
        </w:tc>
        <w:tc>
          <w:tcPr>
            <w:tcW w:w="2382" w:type="dxa"/>
          </w:tcPr>
          <w:p w:rsidR="00A05E02" w:rsidRPr="00482FB9" w:rsidRDefault="00025FDB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</w:t>
            </w:r>
            <w:proofErr w:type="spellStart"/>
            <w:r w:rsidR="00E83ECF" w:rsidRPr="00482FB9">
              <w:rPr>
                <w:rFonts w:hint="cs"/>
                <w:sz w:val="30"/>
                <w:szCs w:val="30"/>
                <w:cs/>
              </w:rPr>
              <w:t>เวปไซต์</w:t>
            </w:r>
            <w:proofErr w:type="spellEnd"/>
            <w:r w:rsidR="00E83ECF" w:rsidRPr="00482FB9">
              <w:rPr>
                <w:rFonts w:hint="cs"/>
                <w:sz w:val="30"/>
                <w:szCs w:val="30"/>
                <w:cs/>
              </w:rPr>
              <w:t>/ประกาศข่าว</w:t>
            </w:r>
          </w:p>
          <w:p w:rsidR="00025FDB" w:rsidRPr="00482FB9" w:rsidRDefault="00025FDB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</w:t>
            </w:r>
            <w:proofErr w:type="spellStart"/>
            <w:r w:rsidRPr="00482FB9">
              <w:rPr>
                <w:sz w:val="30"/>
                <w:szCs w:val="30"/>
              </w:rPr>
              <w:t>facebook</w:t>
            </w:r>
            <w:proofErr w:type="spellEnd"/>
            <w:r w:rsidRPr="00482FB9">
              <w:rPr>
                <w:sz w:val="30"/>
                <w:szCs w:val="30"/>
              </w:rPr>
              <w:t xml:space="preserve"> </w:t>
            </w:r>
          </w:p>
        </w:tc>
        <w:tc>
          <w:tcPr>
            <w:tcW w:w="2579" w:type="dxa"/>
          </w:tcPr>
          <w:p w:rsidR="00A05E02" w:rsidRPr="00482FB9" w:rsidRDefault="000D3ED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ขอข้อมูลได้ที่ฝ่ายกิจการนิสิตที่ใช้ร่วมกับคณะ + ภาควิชา</w:t>
            </w:r>
          </w:p>
        </w:tc>
      </w:tr>
      <w:tr w:rsidR="00A05E02" w:rsidRPr="00482FB9" w:rsidTr="00482FB9">
        <w:tc>
          <w:tcPr>
            <w:tcW w:w="4786" w:type="dxa"/>
          </w:tcPr>
          <w:p w:rsid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3</w:t>
            </w:r>
            <w:r w:rsidRPr="00482FB9">
              <w:rPr>
                <w:sz w:val="30"/>
                <w:szCs w:val="30"/>
                <w:cs/>
              </w:rPr>
              <w:t xml:space="preserve"> มีการจัดกิจกรรมเพื่อพัฒนาประสบการณ์ทาง</w:t>
            </w:r>
          </w:p>
          <w:p w:rsidR="00A05E02" w:rsidRPr="00482FB9" w:rsidRDefault="00A05E02" w:rsidP="00482FB9">
            <w:pPr>
              <w:pStyle w:val="31"/>
              <w:spacing w:before="0" w:after="0"/>
              <w:ind w:hanging="1418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cs/>
              </w:rPr>
              <w:t>วิชาการหรือปลูกฝังคุณธรรมจริยธรรมให้แก่นิสิต</w:t>
            </w:r>
          </w:p>
        </w:tc>
        <w:tc>
          <w:tcPr>
            <w:tcW w:w="2382" w:type="dxa"/>
          </w:tcPr>
          <w:p w:rsidR="00A05E02" w:rsidRPr="00482FB9" w:rsidRDefault="00C31AFA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 รายงานการจัดกิจกรรมที่เกี่ยวกับการพัฒนา</w:t>
            </w:r>
            <w:r w:rsidR="000D3ED2" w:rsidRPr="00482FB9">
              <w:rPr>
                <w:rFonts w:hint="cs"/>
                <w:sz w:val="30"/>
                <w:szCs w:val="30"/>
                <w:cs/>
              </w:rPr>
              <w:t>ประสบการณ์/โครงการคุณธรรม จริยธรรม</w:t>
            </w:r>
          </w:p>
        </w:tc>
        <w:tc>
          <w:tcPr>
            <w:tcW w:w="2579" w:type="dxa"/>
          </w:tcPr>
          <w:p w:rsidR="00A05E02" w:rsidRPr="00482FB9" w:rsidRDefault="000D3ED2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ขอข้อมูลได้ที่ฝ่ายกิจการนิสิต</w:t>
            </w:r>
          </w:p>
        </w:tc>
      </w:tr>
      <w:tr w:rsidR="00A05E02" w:rsidRPr="00482FB9" w:rsidTr="00482FB9">
        <w:tc>
          <w:tcPr>
            <w:tcW w:w="4786" w:type="dxa"/>
          </w:tcPr>
          <w:p w:rsidR="00482FB9" w:rsidRDefault="00A05E02" w:rsidP="00482FB9">
            <w:pPr>
              <w:pStyle w:val="31"/>
              <w:spacing w:before="0" w:after="0"/>
              <w:ind w:hanging="1560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ตัวคูณ=</w:t>
            </w:r>
            <w:r w:rsidRPr="00482FB9">
              <w:rPr>
                <w:sz w:val="30"/>
                <w:szCs w:val="30"/>
              </w:rPr>
              <w:t>4</w:t>
            </w:r>
            <w:r w:rsidR="00FE20EF" w:rsidRPr="00482FB9">
              <w:rPr>
                <w:sz w:val="30"/>
                <w:szCs w:val="30"/>
                <w:cs/>
              </w:rPr>
              <w:t xml:space="preserve"> มีการประเมินผล</w:t>
            </w:r>
            <w:r w:rsidRPr="00482FB9">
              <w:rPr>
                <w:sz w:val="30"/>
                <w:szCs w:val="30"/>
                <w:cs/>
              </w:rPr>
              <w:t>คุณภาพของการให้บริการให้</w:t>
            </w:r>
          </w:p>
          <w:p w:rsidR="00482FB9" w:rsidRDefault="00A05E02" w:rsidP="00482FB9">
            <w:pPr>
              <w:pStyle w:val="31"/>
              <w:spacing w:before="0" w:after="0"/>
              <w:ind w:hanging="1560"/>
              <w:rPr>
                <w:sz w:val="30"/>
                <w:szCs w:val="30"/>
              </w:rPr>
            </w:pPr>
            <w:r w:rsidRPr="00482FB9">
              <w:rPr>
                <w:sz w:val="30"/>
                <w:szCs w:val="30"/>
                <w:cs/>
              </w:rPr>
              <w:t>คำปรึกษาการบริการข้อมูลและนำผลการประเมินมา</w:t>
            </w:r>
          </w:p>
          <w:p w:rsidR="00A05E02" w:rsidRPr="00482FB9" w:rsidRDefault="00A05E02" w:rsidP="00482FB9">
            <w:pPr>
              <w:pStyle w:val="31"/>
              <w:spacing w:before="0" w:after="0"/>
              <w:ind w:hanging="1560"/>
              <w:rPr>
                <w:sz w:val="30"/>
                <w:szCs w:val="30"/>
                <w:cs/>
              </w:rPr>
            </w:pPr>
            <w:r w:rsidRPr="00482FB9">
              <w:rPr>
                <w:sz w:val="30"/>
                <w:szCs w:val="30"/>
                <w:cs/>
              </w:rPr>
              <w:t>ปรับปรุงคุณภาพการให้บริการ</w:t>
            </w:r>
          </w:p>
        </w:tc>
        <w:tc>
          <w:tcPr>
            <w:tcW w:w="2382" w:type="dxa"/>
          </w:tcPr>
          <w:p w:rsidR="00A05E02" w:rsidRPr="00482FB9" w:rsidRDefault="000D3ED2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 รายงานการประเมินผลการให้บริการแก่นิสิต</w:t>
            </w:r>
            <w:r w:rsidRPr="00482FB9">
              <w:rPr>
                <w:rFonts w:hint="cs"/>
                <w:sz w:val="30"/>
                <w:szCs w:val="30"/>
                <w:cs/>
              </w:rPr>
              <w:br/>
              <w:t>- รายงานการประชุมกรรมการฝ่ายกิจการนิสิต</w:t>
            </w:r>
            <w:r w:rsidRPr="00482FB9">
              <w:rPr>
                <w:rFonts w:hint="cs"/>
                <w:sz w:val="30"/>
                <w:szCs w:val="30"/>
                <w:cs/>
              </w:rPr>
              <w:br/>
              <w:t>- รายงานการประชุมกรรมการประจำคณะวิทยาศาสตร์</w:t>
            </w:r>
          </w:p>
          <w:p w:rsidR="00025FDB" w:rsidRPr="00482FB9" w:rsidRDefault="00025FDB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-รายงานการประชุมภาควิชา</w:t>
            </w:r>
          </w:p>
        </w:tc>
        <w:tc>
          <w:tcPr>
            <w:tcW w:w="2579" w:type="dxa"/>
          </w:tcPr>
          <w:p w:rsidR="00A05E02" w:rsidRPr="00482FB9" w:rsidRDefault="00025FDB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</w:t>
            </w:r>
            <w:r w:rsidR="000D3ED2" w:rsidRPr="00482FB9">
              <w:rPr>
                <w:rFonts w:hint="cs"/>
                <w:sz w:val="30"/>
                <w:szCs w:val="30"/>
                <w:cs/>
              </w:rPr>
              <w:t>ขอข้อมูลได้ที่ฝ่ายกิจการนิสิต</w:t>
            </w:r>
          </w:p>
          <w:p w:rsidR="00025FDB" w:rsidRPr="00482FB9" w:rsidRDefault="00025FDB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-ภาควิชา</w:t>
            </w:r>
          </w:p>
        </w:tc>
      </w:tr>
    </w:tbl>
    <w:p w:rsidR="00A05E02" w:rsidRPr="00482FB9" w:rsidRDefault="00A05E02" w:rsidP="00482FB9">
      <w:pPr>
        <w:pStyle w:val="11"/>
        <w:spacing w:before="0" w:after="0"/>
        <w:ind w:firstLine="0"/>
        <w:rPr>
          <w:sz w:val="30"/>
          <w:szCs w:val="30"/>
          <w:u w:val="single"/>
        </w:rPr>
      </w:pPr>
    </w:p>
    <w:tbl>
      <w:tblPr>
        <w:tblStyle w:val="afb"/>
        <w:tblW w:w="9747" w:type="dxa"/>
        <w:tblLook w:val="04A0" w:firstRow="1" w:lastRow="0" w:firstColumn="1" w:lastColumn="0" w:noHBand="0" w:noVBand="1"/>
      </w:tblPr>
      <w:tblGrid>
        <w:gridCol w:w="4786"/>
        <w:gridCol w:w="2345"/>
        <w:gridCol w:w="2616"/>
      </w:tblGrid>
      <w:tr w:rsidR="00A05E02" w:rsidRPr="00482FB9" w:rsidTr="00482FB9">
        <w:tc>
          <w:tcPr>
            <w:tcW w:w="4786" w:type="dxa"/>
            <w:shd w:val="clear" w:color="auto" w:fill="D9D9D9" w:themeFill="background1" w:themeFillShade="D9"/>
            <w:vAlign w:val="center"/>
          </w:tcPr>
          <w:p w:rsidR="00A05E02" w:rsidRPr="00482FB9" w:rsidRDefault="00403CCC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u w:val="single"/>
                <w:cs/>
              </w:rPr>
              <w:t>ตัวคูณสำหรับการ</w:t>
            </w:r>
            <w:r w:rsidRPr="00482FB9">
              <w:rPr>
                <w:sz w:val="30"/>
                <w:szCs w:val="30"/>
                <w:u w:val="single"/>
                <w:cs/>
              </w:rPr>
              <w:t xml:space="preserve">เป็นกรรมการสอบ </w:t>
            </w:r>
            <w:r w:rsidRPr="00482FB9">
              <w:rPr>
                <w:sz w:val="30"/>
                <w:szCs w:val="30"/>
                <w:u w:val="single"/>
              </w:rPr>
              <w:t>Senior Project/</w:t>
            </w:r>
            <w:r w:rsidRPr="00482FB9">
              <w:rPr>
                <w:sz w:val="30"/>
                <w:szCs w:val="30"/>
                <w:u w:val="single"/>
                <w:cs/>
              </w:rPr>
              <w:t>วิทยานิพนธ์/คณะกรรมการสอบสัมมนา/กรรมการคุมสอบ</w:t>
            </w:r>
            <w:r w:rsidRPr="00482FB9">
              <w:rPr>
                <w:rFonts w:hint="cs"/>
                <w:sz w:val="30"/>
                <w:szCs w:val="30"/>
                <w:u w:val="single"/>
                <w:cs/>
              </w:rPr>
              <w:t xml:space="preserve"> (</w:t>
            </w:r>
            <w:r w:rsidRPr="00482FB9">
              <w:rPr>
                <w:sz w:val="30"/>
                <w:szCs w:val="30"/>
                <w:u w:val="single"/>
              </w:rPr>
              <w:t>1.10)</w:t>
            </w:r>
          </w:p>
        </w:tc>
        <w:tc>
          <w:tcPr>
            <w:tcW w:w="2345" w:type="dxa"/>
            <w:shd w:val="clear" w:color="auto" w:fill="D9D9D9" w:themeFill="background1" w:themeFillShade="D9"/>
            <w:vAlign w:val="center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หลักฐานที่ต้องการ</w:t>
            </w:r>
          </w:p>
        </w:tc>
        <w:tc>
          <w:tcPr>
            <w:tcW w:w="2616" w:type="dxa"/>
            <w:shd w:val="clear" w:color="auto" w:fill="D9D9D9" w:themeFill="background1" w:themeFillShade="D9"/>
            <w:vAlign w:val="center"/>
          </w:tcPr>
          <w:p w:rsidR="00A05E02" w:rsidRPr="00482FB9" w:rsidRDefault="00A05E02" w:rsidP="00482FB9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หลักฐานที่เกี่ยวข้องจากส่วนกลาง</w:t>
            </w:r>
          </w:p>
        </w:tc>
      </w:tr>
      <w:tr w:rsidR="00A05E02" w:rsidRPr="00482FB9" w:rsidTr="00482FB9">
        <w:tc>
          <w:tcPr>
            <w:tcW w:w="4786" w:type="dxa"/>
          </w:tcPr>
          <w:p w:rsidR="00403CCC" w:rsidRPr="00482FB9" w:rsidRDefault="00403CCC" w:rsidP="00482FB9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 xml:space="preserve">ให้คำนวณจำนวนภาระงานตามจริง โดยใช้ตัวคูณ </w:t>
            </w:r>
            <w:r w:rsidRPr="00482FB9">
              <w:rPr>
                <w:sz w:val="30"/>
                <w:szCs w:val="30"/>
              </w:rPr>
              <w:t xml:space="preserve">= 1 </w:t>
            </w:r>
          </w:p>
          <w:p w:rsidR="00A05E02" w:rsidRPr="00482FB9" w:rsidRDefault="004F5174" w:rsidP="00482FB9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 xml:space="preserve">โดยคิดภาระงาน </w:t>
            </w:r>
            <w:r w:rsidRPr="00482FB9">
              <w:rPr>
                <w:sz w:val="30"/>
                <w:szCs w:val="30"/>
              </w:rPr>
              <w:t>2</w:t>
            </w:r>
            <w:r w:rsidRPr="00482FB9">
              <w:rPr>
                <w:rFonts w:hint="cs"/>
                <w:sz w:val="30"/>
                <w:szCs w:val="30"/>
                <w:cs/>
              </w:rPr>
              <w:t xml:space="preserve"> หน่วยภาระงาน</w:t>
            </w:r>
            <w:r w:rsidRPr="00482FB9">
              <w:rPr>
                <w:sz w:val="30"/>
                <w:szCs w:val="30"/>
              </w:rPr>
              <w:t>/</w:t>
            </w:r>
            <w:r w:rsidRPr="00482FB9">
              <w:rPr>
                <w:rFonts w:hint="cs"/>
                <w:sz w:val="30"/>
                <w:szCs w:val="30"/>
                <w:cs/>
              </w:rPr>
              <w:t>เรื่อง</w:t>
            </w:r>
          </w:p>
        </w:tc>
        <w:tc>
          <w:tcPr>
            <w:tcW w:w="2345" w:type="dxa"/>
          </w:tcPr>
          <w:p w:rsidR="00A05E02" w:rsidRPr="00482FB9" w:rsidRDefault="000D3ED2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>- คำสั่งแต่งตั้งกรรมการสอบวิทยานิพนธ์</w:t>
            </w:r>
            <w:r w:rsidRPr="00482FB9">
              <w:rPr>
                <w:rFonts w:hint="cs"/>
                <w:sz w:val="30"/>
                <w:szCs w:val="30"/>
                <w:cs/>
              </w:rPr>
              <w:br/>
              <w:t xml:space="preserve">- </w:t>
            </w:r>
            <w:r w:rsidR="00C274FC" w:rsidRPr="00482FB9">
              <w:rPr>
                <w:rFonts w:hint="cs"/>
                <w:sz w:val="30"/>
                <w:szCs w:val="30"/>
                <w:cs/>
              </w:rPr>
              <w:t>ตารางการสอบ</w:t>
            </w:r>
          </w:p>
        </w:tc>
        <w:tc>
          <w:tcPr>
            <w:tcW w:w="2616" w:type="dxa"/>
          </w:tcPr>
          <w:p w:rsidR="00A05E02" w:rsidRPr="00482FB9" w:rsidRDefault="00C274FC" w:rsidP="00482FB9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482FB9">
              <w:rPr>
                <w:rFonts w:hint="cs"/>
                <w:sz w:val="30"/>
                <w:szCs w:val="30"/>
                <w:cs/>
              </w:rPr>
              <w:t xml:space="preserve">- ข้อมูลปริญญาตรี </w:t>
            </w:r>
            <w:r w:rsidRPr="00482FB9">
              <w:rPr>
                <w:sz w:val="30"/>
                <w:szCs w:val="30"/>
              </w:rPr>
              <w:sym w:font="Wingdings" w:char="F0E0"/>
            </w:r>
            <w:r w:rsidR="00937A8F" w:rsidRPr="00482FB9">
              <w:rPr>
                <w:rFonts w:hint="cs"/>
                <w:sz w:val="30"/>
                <w:szCs w:val="30"/>
                <w:cs/>
              </w:rPr>
              <w:t>ภาควิชา</w:t>
            </w:r>
            <w:r w:rsidR="00937A8F" w:rsidRPr="00482FB9">
              <w:rPr>
                <w:rFonts w:hint="cs"/>
                <w:sz w:val="30"/>
                <w:szCs w:val="30"/>
                <w:cs/>
              </w:rPr>
              <w:br/>
            </w:r>
            <w:r w:rsidR="00937A8F" w:rsidRPr="00482FB9">
              <w:rPr>
                <w:sz w:val="30"/>
                <w:szCs w:val="30"/>
                <w:cs/>
              </w:rPr>
              <w:br/>
            </w:r>
            <w:r w:rsidR="00937A8F" w:rsidRPr="00482FB9">
              <w:rPr>
                <w:rFonts w:hint="cs"/>
                <w:sz w:val="30"/>
                <w:szCs w:val="30"/>
                <w:cs/>
              </w:rPr>
              <w:t xml:space="preserve">- ข้อมูลบัณฑิตศึกษา </w:t>
            </w:r>
            <w:r w:rsidR="00937A8F" w:rsidRPr="00482FB9">
              <w:rPr>
                <w:sz w:val="30"/>
                <w:szCs w:val="30"/>
              </w:rPr>
              <w:sym w:font="Wingdings" w:char="F0E0"/>
            </w:r>
            <w:r w:rsidR="00937A8F" w:rsidRPr="00482FB9">
              <w:rPr>
                <w:rFonts w:hint="cs"/>
                <w:sz w:val="30"/>
                <w:szCs w:val="30"/>
                <w:cs/>
              </w:rPr>
              <w:t>งานบัณฑิตศึกษาคณะฯ</w:t>
            </w:r>
          </w:p>
        </w:tc>
      </w:tr>
    </w:tbl>
    <w:p w:rsidR="00333FB9" w:rsidRPr="00482FB9" w:rsidRDefault="00333FB9" w:rsidP="00482FB9">
      <w:pPr>
        <w:pStyle w:val="3"/>
        <w:spacing w:before="0" w:after="0"/>
        <w:rPr>
          <w:sz w:val="30"/>
          <w:szCs w:val="30"/>
        </w:rPr>
      </w:pPr>
      <w:bookmarkStart w:id="23" w:name="_Toc372796271"/>
      <w:r w:rsidRPr="00482FB9">
        <w:rPr>
          <w:rFonts w:hint="cs"/>
          <w:sz w:val="30"/>
          <w:szCs w:val="30"/>
          <w:cs/>
        </w:rPr>
        <w:t>หมายเหตุเพิ่มด้านภาระงานสอน</w:t>
      </w:r>
      <w:bookmarkEnd w:id="23"/>
    </w:p>
    <w:p w:rsidR="009649AE" w:rsidRPr="00482FB9" w:rsidRDefault="009649AE" w:rsidP="00482FB9">
      <w:pPr>
        <w:pStyle w:val="11"/>
        <w:tabs>
          <w:tab w:val="left" w:pos="1418"/>
        </w:tabs>
        <w:spacing w:before="0" w:after="0"/>
        <w:ind w:left="1418" w:firstLine="0"/>
        <w:rPr>
          <w:sz w:val="30"/>
          <w:szCs w:val="30"/>
        </w:rPr>
      </w:pPr>
      <w:r w:rsidRPr="00482FB9">
        <w:rPr>
          <w:rFonts w:hint="cs"/>
          <w:sz w:val="30"/>
          <w:szCs w:val="30"/>
          <w:cs/>
        </w:rPr>
        <w:t>ให้นับเฉพาะรายวิชาที่มีรหัสวิชาของคณะวิทยาศาสตร์ ไม่นับรายวิชาในหมวดวิชาศึกษาทั่วไป</w:t>
      </w:r>
    </w:p>
    <w:p w:rsidR="00A05E02" w:rsidRDefault="00A05E02" w:rsidP="00A05E02">
      <w:pPr>
        <w:sectPr w:rsidR="00A05E02" w:rsidSect="00482FB9">
          <w:pgSz w:w="11907" w:h="16839" w:code="9"/>
          <w:pgMar w:top="1440" w:right="1440" w:bottom="1440" w:left="1440" w:header="562" w:footer="562" w:gutter="0"/>
          <w:cols w:space="708"/>
          <w:titlePg/>
          <w:docGrid w:linePitch="435"/>
        </w:sectPr>
      </w:pPr>
    </w:p>
    <w:p w:rsidR="00F65558" w:rsidRDefault="00F84A5B" w:rsidP="002F5EB9">
      <w:pPr>
        <w:pStyle w:val="2"/>
      </w:pPr>
      <w:bookmarkStart w:id="24" w:name="_Toc372796272"/>
      <w:r>
        <w:rPr>
          <w:rFonts w:hint="cs"/>
          <w:cs/>
        </w:rPr>
        <w:lastRenderedPageBreak/>
        <w:t>ภาระงานด้านการวิจัย</w:t>
      </w:r>
      <w:bookmarkEnd w:id="24"/>
    </w:p>
    <w:p w:rsidR="00115826" w:rsidRPr="00115826" w:rsidRDefault="00115826" w:rsidP="002F5EB9">
      <w:pPr>
        <w:pStyle w:val="3"/>
        <w:rPr>
          <w:cs/>
        </w:rPr>
      </w:pPr>
      <w:bookmarkStart w:id="25" w:name="_Toc372796273"/>
      <w:r>
        <w:rPr>
          <w:rFonts w:hint="cs"/>
          <w:cs/>
        </w:rPr>
        <w:t>องค์ประกอบของภาระงานด้านการวิจัย</w:t>
      </w:r>
      <w:bookmarkEnd w:id="25"/>
    </w:p>
    <w:tbl>
      <w:tblPr>
        <w:tblW w:w="3451" w:type="pct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6224"/>
      </w:tblGrid>
      <w:tr w:rsidR="00D25802" w:rsidRPr="00D25802" w:rsidTr="00403CCC">
        <w:trPr>
          <w:trHeight w:val="360"/>
        </w:trPr>
        <w:tc>
          <w:tcPr>
            <w:tcW w:w="5000" w:type="pct"/>
            <w:shd w:val="clear" w:color="auto" w:fill="FFFFFF" w:themeFill="background1"/>
            <w:vAlign w:val="bottom"/>
            <w:hideMark/>
          </w:tcPr>
          <w:p w:rsidR="00D25802" w:rsidRPr="00D25802" w:rsidRDefault="00D25802" w:rsidP="00115826">
            <w:pPr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2. </w:t>
            </w:r>
            <w:r w:rsidRPr="00D25802">
              <w:rPr>
                <w:rFonts w:ascii="TH SarabunPSK" w:hAnsi="TH SarabunPSK" w:cs="TH SarabunPSK"/>
                <w:cs/>
              </w:rPr>
              <w:t>ภาระงานด้านวิจัย</w:t>
            </w:r>
          </w:p>
        </w:tc>
      </w:tr>
      <w:tr w:rsidR="00D25802" w:rsidRPr="00D25802" w:rsidTr="00403CCC">
        <w:trPr>
          <w:trHeight w:val="435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115826">
            <w:pPr>
              <w:ind w:left="993" w:hanging="426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2.1) </w:t>
            </w:r>
            <w:r w:rsidRPr="00D25802">
              <w:rPr>
                <w:rFonts w:ascii="TH SarabunPSK" w:hAnsi="TH SarabunPSK" w:cs="TH SarabunPSK"/>
                <w:cs/>
              </w:rPr>
              <w:t>งานวิจัยเพื่อสร้างองค์ความรู้ใหม่/รับใช้สังคม</w:t>
            </w:r>
          </w:p>
        </w:tc>
      </w:tr>
      <w:tr w:rsidR="00D25802" w:rsidRPr="00D25802" w:rsidTr="00403CCC">
        <w:trPr>
          <w:trHeight w:val="360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115826">
            <w:pPr>
              <w:ind w:left="993" w:hanging="426"/>
              <w:rPr>
                <w:rFonts w:ascii="TH SarabunPSK" w:hAnsi="TH SarabunPSK" w:cs="TH SarabunPSK"/>
                <w:cs/>
              </w:rPr>
            </w:pPr>
            <w:r w:rsidRPr="00D25802">
              <w:rPr>
                <w:rFonts w:ascii="TH SarabunPSK" w:hAnsi="TH SarabunPSK" w:cs="TH SarabunPSK"/>
              </w:rPr>
              <w:t xml:space="preserve">2.2) </w:t>
            </w:r>
            <w:r w:rsidRPr="00D25802">
              <w:rPr>
                <w:rFonts w:ascii="TH SarabunPSK" w:hAnsi="TH SarabunPSK" w:cs="TH SarabunPSK"/>
                <w:cs/>
              </w:rPr>
              <w:t>งานวิจัยเพื่อพัฒนาการเรียนการสอน</w:t>
            </w:r>
          </w:p>
        </w:tc>
      </w:tr>
      <w:tr w:rsidR="00D25802" w:rsidRPr="00D25802" w:rsidTr="00403CCC">
        <w:trPr>
          <w:trHeight w:val="360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FF7587">
            <w:pPr>
              <w:ind w:left="993" w:hanging="426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2.3) </w:t>
            </w:r>
            <w:r w:rsidRPr="00D25802">
              <w:rPr>
                <w:rFonts w:ascii="TH SarabunPSK" w:hAnsi="TH SarabunPSK" w:cs="TH SarabunPSK"/>
                <w:cs/>
              </w:rPr>
              <w:t>บทความวิชาการ</w:t>
            </w:r>
            <w:r w:rsidRPr="00D25802">
              <w:rPr>
                <w:rFonts w:ascii="TH SarabunPSK" w:hAnsi="TH SarabunPSK" w:cs="TH SarabunPSK"/>
              </w:rPr>
              <w:t xml:space="preserve"> </w:t>
            </w:r>
            <w:r w:rsidR="00FF7587">
              <w:rPr>
                <w:rFonts w:ascii="TH SarabunPSK" w:hAnsi="TH SarabunPSK" w:cs="TH SarabunPSK" w:hint="cs"/>
                <w:cs/>
              </w:rPr>
              <w:t>/บทความวิจัย</w:t>
            </w:r>
          </w:p>
        </w:tc>
      </w:tr>
      <w:tr w:rsidR="00D25802" w:rsidRPr="00D25802" w:rsidTr="00403CCC">
        <w:trPr>
          <w:trHeight w:val="64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115826">
            <w:pPr>
              <w:ind w:left="993" w:hanging="426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2.4) </w:t>
            </w:r>
            <w:r w:rsidRPr="00D25802">
              <w:rPr>
                <w:rFonts w:ascii="TH SarabunPSK" w:hAnsi="TH SarabunPSK" w:cs="TH SarabunPSK"/>
                <w:cs/>
              </w:rPr>
              <w:t>ผลงานที่ได้รับการจดส</w:t>
            </w:r>
            <w:r w:rsidR="008614A8">
              <w:rPr>
                <w:rFonts w:ascii="TH SarabunPSK" w:hAnsi="TH SarabunPSK" w:cs="TH SarabunPSK" w:hint="cs"/>
                <w:cs/>
              </w:rPr>
              <w:t>ิ</w:t>
            </w:r>
            <w:r w:rsidRPr="00D25802">
              <w:rPr>
                <w:rFonts w:ascii="TH SarabunPSK" w:hAnsi="TH SarabunPSK" w:cs="TH SarabunPSK"/>
                <w:cs/>
              </w:rPr>
              <w:t>ทธิบัตรหรืออนุสิทธิบัตร</w:t>
            </w:r>
          </w:p>
        </w:tc>
      </w:tr>
      <w:tr w:rsidR="00D25802" w:rsidRPr="00D25802" w:rsidTr="00403CCC">
        <w:trPr>
          <w:trHeight w:val="360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115826">
            <w:pPr>
              <w:ind w:left="567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2.5) </w:t>
            </w:r>
            <w:r w:rsidRPr="00D25802">
              <w:rPr>
                <w:rFonts w:ascii="TH SarabunPSK" w:hAnsi="TH SarabunPSK" w:cs="TH SarabunPSK"/>
                <w:cs/>
              </w:rPr>
              <w:t>ผลงานวิชาการ</w:t>
            </w:r>
          </w:p>
        </w:tc>
      </w:tr>
      <w:tr w:rsidR="00D25802" w:rsidRPr="00D25802" w:rsidTr="00403CCC">
        <w:trPr>
          <w:trHeight w:val="360"/>
        </w:trPr>
        <w:tc>
          <w:tcPr>
            <w:tcW w:w="5000" w:type="pct"/>
            <w:shd w:val="clear" w:color="auto" w:fill="auto"/>
            <w:hideMark/>
          </w:tcPr>
          <w:p w:rsidR="00D25802" w:rsidRPr="00D25802" w:rsidRDefault="00D25802" w:rsidP="00115826">
            <w:pPr>
              <w:ind w:left="993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2.5.1) </w:t>
            </w:r>
            <w:r w:rsidRPr="00D25802">
              <w:rPr>
                <w:rFonts w:ascii="TH SarabunPSK" w:hAnsi="TH SarabunPSK" w:cs="TH SarabunPSK"/>
                <w:cs/>
              </w:rPr>
              <w:t>เอกสารประกอบการสอน</w:t>
            </w:r>
          </w:p>
        </w:tc>
      </w:tr>
      <w:tr w:rsidR="00D25802" w:rsidRPr="00D25802" w:rsidTr="00403CCC">
        <w:trPr>
          <w:trHeight w:val="360"/>
        </w:trPr>
        <w:tc>
          <w:tcPr>
            <w:tcW w:w="5000" w:type="pct"/>
            <w:shd w:val="clear" w:color="auto" w:fill="auto"/>
            <w:vAlign w:val="bottom"/>
            <w:hideMark/>
          </w:tcPr>
          <w:p w:rsidR="00D25802" w:rsidRPr="00D25802" w:rsidRDefault="00D25802" w:rsidP="00115826">
            <w:pPr>
              <w:ind w:left="993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2.5.2) </w:t>
            </w:r>
            <w:r w:rsidRPr="00D25802">
              <w:rPr>
                <w:rFonts w:ascii="TH SarabunPSK" w:hAnsi="TH SarabunPSK" w:cs="TH SarabunPSK"/>
                <w:cs/>
              </w:rPr>
              <w:t>เอกสารคำสอน</w:t>
            </w:r>
          </w:p>
        </w:tc>
      </w:tr>
      <w:tr w:rsidR="00D25802" w:rsidRPr="00D25802" w:rsidTr="00403CCC">
        <w:trPr>
          <w:trHeight w:val="360"/>
        </w:trPr>
        <w:tc>
          <w:tcPr>
            <w:tcW w:w="5000" w:type="pct"/>
            <w:shd w:val="clear" w:color="auto" w:fill="auto"/>
            <w:vAlign w:val="bottom"/>
            <w:hideMark/>
          </w:tcPr>
          <w:p w:rsidR="00D25802" w:rsidRPr="00D25802" w:rsidRDefault="00D25802" w:rsidP="00115826">
            <w:pPr>
              <w:ind w:left="993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2.5.3) </w:t>
            </w:r>
            <w:r w:rsidRPr="00D25802">
              <w:rPr>
                <w:rFonts w:ascii="TH SarabunPSK" w:hAnsi="TH SarabunPSK" w:cs="TH SarabunPSK"/>
                <w:cs/>
              </w:rPr>
              <w:t>ตำราหรือหนังสือ</w:t>
            </w:r>
            <w:r w:rsidR="00AE0849" w:rsidRPr="00685ACB">
              <w:rPr>
                <w:rFonts w:hint="cs"/>
                <w:cs/>
              </w:rPr>
              <w:t>หนังสือแปล</w:t>
            </w:r>
          </w:p>
        </w:tc>
      </w:tr>
      <w:tr w:rsidR="00D25802" w:rsidRPr="00D25802" w:rsidTr="00403CCC">
        <w:trPr>
          <w:trHeight w:val="360"/>
        </w:trPr>
        <w:tc>
          <w:tcPr>
            <w:tcW w:w="5000" w:type="pct"/>
            <w:shd w:val="clear" w:color="auto" w:fill="auto"/>
            <w:vAlign w:val="bottom"/>
            <w:hideMark/>
          </w:tcPr>
          <w:p w:rsidR="00D25802" w:rsidRPr="00D25802" w:rsidRDefault="00D25802" w:rsidP="00115826">
            <w:pPr>
              <w:ind w:left="993"/>
              <w:rPr>
                <w:rFonts w:ascii="TH SarabunPSK" w:hAnsi="TH SarabunPSK" w:cs="TH SarabunPSK"/>
              </w:rPr>
            </w:pPr>
            <w:r w:rsidRPr="00D25802">
              <w:rPr>
                <w:rFonts w:ascii="TH SarabunPSK" w:hAnsi="TH SarabunPSK" w:cs="TH SarabunPSK"/>
              </w:rPr>
              <w:t xml:space="preserve">2.5.4) e-learning </w:t>
            </w:r>
          </w:p>
        </w:tc>
      </w:tr>
    </w:tbl>
    <w:p w:rsidR="00D80DFF" w:rsidRDefault="00115826" w:rsidP="002F5EB9">
      <w:pPr>
        <w:pStyle w:val="3"/>
      </w:pPr>
      <w:bookmarkStart w:id="26" w:name="_Toc372796274"/>
      <w:r>
        <w:rPr>
          <w:rFonts w:hint="cs"/>
          <w:cs/>
        </w:rPr>
        <w:t>การคำนวณภาระงานด้านการวิจัย</w:t>
      </w:r>
      <w:bookmarkEnd w:id="26"/>
    </w:p>
    <w:p w:rsidR="00115826" w:rsidRDefault="00115826" w:rsidP="00115826">
      <w:pPr>
        <w:pStyle w:val="11"/>
      </w:pPr>
      <w:r>
        <w:rPr>
          <w:cs/>
        </w:rPr>
        <w:t xml:space="preserve">คะแนนของความสำเร็จของภาระงานด้านการวิจัย </w:t>
      </w:r>
      <w:r w:rsidR="00913F91" w:rsidRPr="00913F91">
        <w:rPr>
          <w:rFonts w:hint="cs"/>
          <w:u w:val="single"/>
          <w:cs/>
        </w:rPr>
        <w:t>สำหรับบุคลกรที่มีตำแหน่งวิชาการเป็น อาจารย์ และผู้ช่วยศาสตราจารย์</w:t>
      </w:r>
      <w:r>
        <w:rPr>
          <w:cs/>
        </w:rPr>
        <w:t xml:space="preserve">คำนวณจากสูตร </w:t>
      </w:r>
    </w:p>
    <w:p w:rsidR="00D80DFF" w:rsidRPr="009B4856" w:rsidRDefault="00D80DFF" w:rsidP="00D80DFF">
      <w:pPr>
        <w:pStyle w:val="11"/>
        <w:jc w:val="center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D9D9D9" w:themeFill="background1" w:themeFillShade="D9"/>
              <w:cs/>
            </w:rPr>
            <m:t>คะแนนดิบด้านงานวิจัย</m:t>
          </m:r>
          <m:r>
            <w:rPr>
              <w:rFonts w:ascii="Cambria Math" w:hAnsi="Cambria Math"/>
              <w:shd w:val="clear" w:color="auto" w:fill="D9D9D9" w:themeFill="background1" w:themeFillShade="D9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hd w:val="clear" w:color="auto" w:fill="D9D9D9" w:themeFill="background1" w:themeFillShade="D9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hd w:val="clear" w:color="auto" w:fill="D9D9D9" w:themeFill="background1" w:themeFillShade="D9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D9D9D9" w:themeFill="background1" w:themeFillShade="D9"/>
                      <w:cs/>
                    </w:rPr>
                    <m:t>ภาระงานของแต่ละโครงการหรือผลงาน×ตัวคูณ</m:t>
                  </m:r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)</m:t>
                  </m:r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/>
                  <w:shd w:val="clear" w:color="auto" w:fill="D9D9D9" w:themeFill="background1" w:themeFillShade="D9"/>
                </w:rPr>
                <m:t>1 ×5</m:t>
              </m:r>
            </m:den>
          </m:f>
          <m:r>
            <w:rPr>
              <w:rFonts w:ascii="Cambria Math" w:hAnsi="Cambria Math"/>
              <w:shd w:val="clear" w:color="auto" w:fill="D9D9D9" w:themeFill="background1" w:themeFillShade="D9"/>
            </w:rPr>
            <m:t>×100</m:t>
          </m:r>
        </m:oMath>
      </m:oMathPara>
    </w:p>
    <w:p w:rsidR="00913F91" w:rsidRDefault="00913F91" w:rsidP="00913F91">
      <w:pPr>
        <w:pStyle w:val="11"/>
      </w:pPr>
      <w:r>
        <w:rPr>
          <w:cs/>
        </w:rPr>
        <w:t xml:space="preserve">คะแนนของความสำเร็จของภาระงานด้านการวิจัย </w:t>
      </w:r>
      <w:r w:rsidRPr="00913F91">
        <w:rPr>
          <w:rFonts w:hint="cs"/>
          <w:u w:val="single"/>
          <w:cs/>
        </w:rPr>
        <w:t xml:space="preserve">สำหรับบุคลกรที่มีตำแหน่งวิชาการเป็น </w:t>
      </w:r>
      <w:r w:rsidR="008614A8">
        <w:rPr>
          <w:rFonts w:hint="cs"/>
          <w:u w:val="single"/>
          <w:cs/>
        </w:rPr>
        <w:t xml:space="preserve"> </w:t>
      </w:r>
      <w:r w:rsidRPr="00913F91">
        <w:rPr>
          <w:rFonts w:hint="cs"/>
          <w:u w:val="single"/>
          <w:cs/>
        </w:rPr>
        <w:t>รองศาสตราจารย์</w:t>
      </w:r>
      <w:r>
        <w:rPr>
          <w:cs/>
        </w:rPr>
        <w:t xml:space="preserve">คำนวณจากสูตร </w:t>
      </w:r>
    </w:p>
    <w:p w:rsidR="00913F91" w:rsidRPr="009B4856" w:rsidRDefault="00913F91" w:rsidP="00913F91">
      <w:pPr>
        <w:pStyle w:val="11"/>
        <w:jc w:val="center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D9D9D9" w:themeFill="background1" w:themeFillShade="D9"/>
              <w:cs/>
            </w:rPr>
            <m:t>คะแนนดิบด้านงานวิจัย</m:t>
          </m:r>
          <m:r>
            <w:rPr>
              <w:rFonts w:ascii="Cambria Math" w:hAnsi="Cambria Math"/>
              <w:shd w:val="clear" w:color="auto" w:fill="D9D9D9" w:themeFill="background1" w:themeFillShade="D9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hd w:val="clear" w:color="auto" w:fill="D9D9D9" w:themeFill="background1" w:themeFillShade="D9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hd w:val="clear" w:color="auto" w:fill="D9D9D9" w:themeFill="background1" w:themeFillShade="D9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D9D9D9" w:themeFill="background1" w:themeFillShade="D9"/>
                      <w:cs/>
                    </w:rPr>
                    <m:t>ภาระงานของแต่ละโครงการหรือผลงาน×ตัวคูณ</m:t>
                  </m:r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)</m:t>
                  </m:r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/>
                  <w:shd w:val="clear" w:color="auto" w:fill="D9D9D9" w:themeFill="background1" w:themeFillShade="D9"/>
                </w:rPr>
                <m:t>2 ×5</m:t>
              </m:r>
            </m:den>
          </m:f>
          <m:r>
            <w:rPr>
              <w:rFonts w:ascii="Cambria Math" w:hAnsi="Cambria Math"/>
              <w:shd w:val="clear" w:color="auto" w:fill="D9D9D9" w:themeFill="background1" w:themeFillShade="D9"/>
            </w:rPr>
            <m:t>×100</m:t>
          </m:r>
        </m:oMath>
      </m:oMathPara>
    </w:p>
    <w:p w:rsidR="00BB0B85" w:rsidRDefault="0053183F" w:rsidP="00D80DFF">
      <w:pPr>
        <w:pStyle w:val="11"/>
        <w:rPr>
          <w:cs/>
        </w:rPr>
      </w:pPr>
      <w:r>
        <w:rPr>
          <w:rFonts w:hint="cs"/>
          <w:cs/>
        </w:rPr>
        <w:t>ในกรณีคำนวณภาระงานของโครงการวิจัย ให้พิจารณาค่าน้ำหนักของปริมาณงบประมาณสนับสนุนการวิจัย โดยคำนวณตามภาระความรับผิดชอบ</w:t>
      </w:r>
      <w:r w:rsidR="00FF7587">
        <w:t xml:space="preserve">  </w:t>
      </w:r>
      <w:r w:rsidR="00FF7587">
        <w:rPr>
          <w:rFonts w:hint="cs"/>
          <w:cs/>
        </w:rPr>
        <w:t>(2.1)</w:t>
      </w:r>
    </w:p>
    <w:tbl>
      <w:tblPr>
        <w:tblStyle w:val="afb"/>
        <w:tblW w:w="0" w:type="auto"/>
        <w:tblInd w:w="534" w:type="dxa"/>
        <w:tblLook w:val="04A0" w:firstRow="1" w:lastRow="0" w:firstColumn="1" w:lastColumn="0" w:noHBand="0" w:noVBand="1"/>
      </w:tblPr>
      <w:tblGrid>
        <w:gridCol w:w="6237"/>
        <w:gridCol w:w="1984"/>
      </w:tblGrid>
      <w:tr w:rsidR="00BB0B85" w:rsidTr="00FF7587">
        <w:tc>
          <w:tcPr>
            <w:tcW w:w="6237" w:type="dxa"/>
            <w:shd w:val="clear" w:color="auto" w:fill="D9D9D9" w:themeFill="background1" w:themeFillShade="D9"/>
          </w:tcPr>
          <w:p w:rsidR="00BB0B85" w:rsidRDefault="0053183F" w:rsidP="0053183F">
            <w:pPr>
              <w:pStyle w:val="11"/>
              <w:ind w:firstLine="0"/>
              <w:jc w:val="center"/>
            </w:pPr>
            <w:r>
              <w:rPr>
                <w:rFonts w:hint="cs"/>
                <w:cs/>
              </w:rPr>
              <w:t>จำนวนงบประมาณสนับสนุนโครงการวิจัย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BB0B85" w:rsidRPr="003872CE" w:rsidRDefault="00FF7587" w:rsidP="00BB0B85">
            <w:pPr>
              <w:pStyle w:val="11"/>
              <w:ind w:firstLine="0"/>
              <w:jc w:val="center"/>
              <w:rPr>
                <w:color w:val="FF0000"/>
                <w:cs/>
              </w:rPr>
            </w:pPr>
            <w:r w:rsidRPr="003872CE">
              <w:rPr>
                <w:rFonts w:hint="cs"/>
                <w:color w:val="FF0000"/>
                <w:cs/>
              </w:rPr>
              <w:t>ตัวคูณ</w:t>
            </w:r>
          </w:p>
        </w:tc>
      </w:tr>
      <w:tr w:rsidR="00BB0B85" w:rsidTr="00FF7587">
        <w:tc>
          <w:tcPr>
            <w:tcW w:w="6237" w:type="dxa"/>
          </w:tcPr>
          <w:p w:rsidR="00BB0B85" w:rsidRDefault="00FF7587" w:rsidP="00BB0B85">
            <w:pPr>
              <w:pStyle w:val="11"/>
              <w:ind w:firstLine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ตั้งแต่ 200,000 ขึ้นไป</w:t>
            </w:r>
          </w:p>
        </w:tc>
        <w:tc>
          <w:tcPr>
            <w:tcW w:w="1984" w:type="dxa"/>
          </w:tcPr>
          <w:p w:rsidR="00BB0B85" w:rsidRPr="003872CE" w:rsidRDefault="00FF7587" w:rsidP="00BB0B85">
            <w:pPr>
              <w:pStyle w:val="11"/>
              <w:ind w:firstLine="0"/>
              <w:jc w:val="center"/>
              <w:rPr>
                <w:color w:val="FF0000"/>
                <w:cs/>
              </w:rPr>
            </w:pPr>
            <w:r w:rsidRPr="003872CE">
              <w:rPr>
                <w:rFonts w:hint="cs"/>
                <w:color w:val="FF0000"/>
                <w:cs/>
              </w:rPr>
              <w:t>5</w:t>
            </w:r>
          </w:p>
        </w:tc>
      </w:tr>
      <w:tr w:rsidR="00FF7587" w:rsidTr="00FF7587">
        <w:tc>
          <w:tcPr>
            <w:tcW w:w="6237" w:type="dxa"/>
          </w:tcPr>
          <w:p w:rsidR="00FF7587" w:rsidRDefault="00FF7587" w:rsidP="00FF7587">
            <w:pPr>
              <w:pStyle w:val="11"/>
              <w:ind w:firstLine="0"/>
              <w:jc w:val="center"/>
              <w:rPr>
                <w:cs/>
              </w:rPr>
            </w:pPr>
            <w:r>
              <w:rPr>
                <w:rFonts w:ascii="TH SarabunPSK" w:hAnsi="TH SarabunPSK" w:hint="cs"/>
                <w:color w:val="000000"/>
                <w:cs/>
              </w:rPr>
              <w:t xml:space="preserve">ตั้งแต่ </w:t>
            </w:r>
            <w:r>
              <w:rPr>
                <w:rFonts w:ascii="TH SarabunPSK" w:hAnsi="TH SarabunPSK"/>
                <w:color w:val="000000"/>
              </w:rPr>
              <w:t>100,000</w:t>
            </w:r>
            <w:r>
              <w:rPr>
                <w:rFonts w:ascii="TH SarabunPSK" w:hAnsi="TH SarabunPSK" w:hint="cs"/>
                <w:color w:val="000000"/>
                <w:cs/>
              </w:rPr>
              <w:t xml:space="preserve"> บาท-199,999 บาท</w:t>
            </w:r>
          </w:p>
        </w:tc>
        <w:tc>
          <w:tcPr>
            <w:tcW w:w="1984" w:type="dxa"/>
          </w:tcPr>
          <w:p w:rsidR="00FF7587" w:rsidRPr="003872CE" w:rsidRDefault="00FF7587" w:rsidP="00BB0B85">
            <w:pPr>
              <w:pStyle w:val="11"/>
              <w:ind w:firstLine="0"/>
              <w:jc w:val="center"/>
              <w:rPr>
                <w:color w:val="FF0000"/>
              </w:rPr>
            </w:pPr>
            <w:r w:rsidRPr="003872CE">
              <w:rPr>
                <w:rFonts w:hint="cs"/>
                <w:color w:val="FF0000"/>
                <w:cs/>
              </w:rPr>
              <w:t>4</w:t>
            </w:r>
          </w:p>
        </w:tc>
      </w:tr>
      <w:tr w:rsidR="00FF7587" w:rsidTr="00FF7587">
        <w:tc>
          <w:tcPr>
            <w:tcW w:w="6237" w:type="dxa"/>
          </w:tcPr>
          <w:p w:rsidR="00FF7587" w:rsidRPr="00BB0B85" w:rsidRDefault="00FF7587" w:rsidP="0065230C">
            <w:pPr>
              <w:pStyle w:val="11"/>
              <w:ind w:firstLine="0"/>
              <w:jc w:val="center"/>
              <w:rPr>
                <w:rFonts w:ascii="TH SarabunPSK" w:hAnsi="TH SarabunPSK"/>
                <w:color w:val="000000"/>
                <w:cs/>
              </w:rPr>
            </w:pPr>
            <w:r>
              <w:rPr>
                <w:rFonts w:ascii="TH SarabunPSK" w:hAnsi="TH SarabunPSK"/>
                <w:color w:val="000000"/>
              </w:rPr>
              <w:t xml:space="preserve">60,000 – </w:t>
            </w:r>
            <w:r>
              <w:rPr>
                <w:rFonts w:ascii="TH SarabunPSK" w:hAnsi="TH SarabunPSK" w:hint="cs"/>
                <w:color w:val="000000"/>
                <w:cs/>
              </w:rPr>
              <w:t xml:space="preserve">น้อยกว่า </w:t>
            </w:r>
            <w:r>
              <w:rPr>
                <w:rFonts w:ascii="TH SarabunPSK" w:hAnsi="TH SarabunPSK"/>
                <w:color w:val="000000"/>
              </w:rPr>
              <w:t xml:space="preserve">100,000 </w:t>
            </w:r>
            <w:r>
              <w:rPr>
                <w:rFonts w:ascii="TH SarabunPSK" w:hAnsi="TH SarabunPSK" w:hint="cs"/>
                <w:color w:val="000000"/>
                <w:cs/>
              </w:rPr>
              <w:t>บาท</w:t>
            </w:r>
          </w:p>
        </w:tc>
        <w:tc>
          <w:tcPr>
            <w:tcW w:w="1984" w:type="dxa"/>
          </w:tcPr>
          <w:p w:rsidR="00FF7587" w:rsidRPr="003872CE" w:rsidRDefault="00FF7587" w:rsidP="00BB0B85">
            <w:pPr>
              <w:pStyle w:val="11"/>
              <w:ind w:firstLine="0"/>
              <w:jc w:val="center"/>
              <w:rPr>
                <w:color w:val="FF0000"/>
              </w:rPr>
            </w:pPr>
            <w:r w:rsidRPr="003872CE">
              <w:rPr>
                <w:rFonts w:hint="cs"/>
                <w:color w:val="FF0000"/>
                <w:cs/>
              </w:rPr>
              <w:t>3</w:t>
            </w:r>
          </w:p>
        </w:tc>
      </w:tr>
      <w:tr w:rsidR="00FF7587" w:rsidTr="00FF7587">
        <w:tc>
          <w:tcPr>
            <w:tcW w:w="6237" w:type="dxa"/>
          </w:tcPr>
          <w:p w:rsidR="00FF7587" w:rsidRPr="00BB0B85" w:rsidRDefault="00FF7587" w:rsidP="0065230C">
            <w:pPr>
              <w:pStyle w:val="11"/>
              <w:ind w:firstLine="0"/>
              <w:jc w:val="center"/>
              <w:rPr>
                <w:rFonts w:ascii="TH SarabunPSK" w:hAnsi="TH SarabunPSK"/>
                <w:color w:val="000000"/>
                <w:cs/>
              </w:rPr>
            </w:pPr>
            <w:r>
              <w:rPr>
                <w:rFonts w:ascii="TH SarabunPSK" w:hAnsi="TH SarabunPSK"/>
                <w:color w:val="000000"/>
              </w:rPr>
              <w:t xml:space="preserve">30,000 – </w:t>
            </w:r>
            <w:r>
              <w:rPr>
                <w:rFonts w:ascii="TH SarabunPSK" w:hAnsi="TH SarabunPSK" w:hint="cs"/>
                <w:color w:val="000000"/>
                <w:cs/>
              </w:rPr>
              <w:t xml:space="preserve">น้อยกว่า </w:t>
            </w:r>
            <w:r>
              <w:rPr>
                <w:rFonts w:ascii="TH SarabunPSK" w:hAnsi="TH SarabunPSK"/>
                <w:color w:val="000000"/>
              </w:rPr>
              <w:t>60,000</w:t>
            </w:r>
            <w:r>
              <w:rPr>
                <w:rFonts w:ascii="TH SarabunPSK" w:hAnsi="TH SarabunPSK" w:hint="cs"/>
                <w:color w:val="000000"/>
                <w:cs/>
              </w:rPr>
              <w:t xml:space="preserve"> บาท</w:t>
            </w:r>
          </w:p>
        </w:tc>
        <w:tc>
          <w:tcPr>
            <w:tcW w:w="1984" w:type="dxa"/>
          </w:tcPr>
          <w:p w:rsidR="00FF7587" w:rsidRPr="003872CE" w:rsidRDefault="00FF7587" w:rsidP="00BB0B85">
            <w:pPr>
              <w:pStyle w:val="11"/>
              <w:ind w:firstLine="0"/>
              <w:jc w:val="center"/>
              <w:rPr>
                <w:color w:val="FF0000"/>
                <w:cs/>
              </w:rPr>
            </w:pPr>
            <w:r w:rsidRPr="003872CE">
              <w:rPr>
                <w:rFonts w:hint="cs"/>
                <w:color w:val="FF0000"/>
                <w:cs/>
              </w:rPr>
              <w:t>2</w:t>
            </w:r>
          </w:p>
        </w:tc>
      </w:tr>
      <w:tr w:rsidR="00FF7587" w:rsidTr="00FF7587">
        <w:tc>
          <w:tcPr>
            <w:tcW w:w="6237" w:type="dxa"/>
          </w:tcPr>
          <w:p w:rsidR="00FF7587" w:rsidRPr="00BB0B85" w:rsidRDefault="00FF7587" w:rsidP="0065230C">
            <w:pPr>
              <w:pStyle w:val="11"/>
              <w:ind w:firstLine="0"/>
              <w:jc w:val="center"/>
              <w:rPr>
                <w:rFonts w:ascii="TH SarabunPSK" w:hAnsi="TH SarabunPSK"/>
                <w:color w:val="000000"/>
                <w:cs/>
              </w:rPr>
            </w:pPr>
            <w:r>
              <w:rPr>
                <w:rFonts w:ascii="TH SarabunPSK" w:hAnsi="TH SarabunPSK" w:hint="cs"/>
                <w:color w:val="000000"/>
                <w:cs/>
              </w:rPr>
              <w:t xml:space="preserve">น้อยกว่า </w:t>
            </w:r>
            <w:r>
              <w:rPr>
                <w:rFonts w:ascii="TH SarabunPSK" w:hAnsi="TH SarabunPSK"/>
                <w:color w:val="000000"/>
              </w:rPr>
              <w:t>30,000</w:t>
            </w:r>
            <w:r>
              <w:rPr>
                <w:rFonts w:ascii="TH SarabunPSK" w:hAnsi="TH SarabunPSK" w:hint="cs"/>
                <w:color w:val="000000"/>
                <w:cs/>
              </w:rPr>
              <w:t xml:space="preserve"> บาท</w:t>
            </w:r>
          </w:p>
        </w:tc>
        <w:tc>
          <w:tcPr>
            <w:tcW w:w="1984" w:type="dxa"/>
          </w:tcPr>
          <w:p w:rsidR="00FF7587" w:rsidRPr="003872CE" w:rsidRDefault="00FF7587" w:rsidP="00BB0B85">
            <w:pPr>
              <w:pStyle w:val="11"/>
              <w:ind w:firstLine="0"/>
              <w:jc w:val="center"/>
              <w:rPr>
                <w:color w:val="FF0000"/>
                <w:cs/>
              </w:rPr>
            </w:pPr>
            <w:r w:rsidRPr="003872CE">
              <w:rPr>
                <w:rFonts w:hint="cs"/>
                <w:color w:val="FF0000"/>
                <w:cs/>
              </w:rPr>
              <w:t>1</w:t>
            </w:r>
          </w:p>
        </w:tc>
      </w:tr>
    </w:tbl>
    <w:p w:rsidR="00FF7587" w:rsidRDefault="00FF7587" w:rsidP="00FF7587">
      <w:pPr>
        <w:pStyle w:val="11"/>
        <w:rPr>
          <w:rFonts w:hint="cs"/>
          <w:cs/>
        </w:rPr>
      </w:pPr>
      <w:r>
        <w:rPr>
          <w:rFonts w:hint="cs"/>
          <w:cs/>
        </w:rPr>
        <w:lastRenderedPageBreak/>
        <w:t>คำนวณตามภาระความรับผิดชอบ</w:t>
      </w:r>
      <w:r>
        <w:t xml:space="preserve">  </w:t>
      </w:r>
      <w:r>
        <w:rPr>
          <w:rFonts w:hint="cs"/>
          <w:cs/>
        </w:rPr>
        <w:t>(2.1)</w:t>
      </w:r>
    </w:p>
    <w:tbl>
      <w:tblPr>
        <w:tblStyle w:val="afb"/>
        <w:tblW w:w="0" w:type="auto"/>
        <w:tblInd w:w="534" w:type="dxa"/>
        <w:tblLook w:val="04A0" w:firstRow="1" w:lastRow="0" w:firstColumn="1" w:lastColumn="0" w:noHBand="0" w:noVBand="1"/>
      </w:tblPr>
      <w:tblGrid>
        <w:gridCol w:w="6237"/>
        <w:gridCol w:w="1984"/>
      </w:tblGrid>
      <w:tr w:rsidR="00FF7587" w:rsidTr="0065230C">
        <w:tc>
          <w:tcPr>
            <w:tcW w:w="6237" w:type="dxa"/>
            <w:shd w:val="clear" w:color="auto" w:fill="D9D9D9" w:themeFill="background1" w:themeFillShade="D9"/>
          </w:tcPr>
          <w:p w:rsidR="00FF7587" w:rsidRDefault="00FF7587" w:rsidP="0065230C">
            <w:pPr>
              <w:pStyle w:val="11"/>
              <w:ind w:firstLine="0"/>
              <w:jc w:val="center"/>
            </w:pPr>
            <w:r>
              <w:rPr>
                <w:rFonts w:hint="cs"/>
                <w:cs/>
              </w:rPr>
              <w:t xml:space="preserve">การมีส่วนร่วมกับโครงการหรือผลงาน 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FF7587" w:rsidRDefault="00FF7587" w:rsidP="0065230C">
            <w:pPr>
              <w:pStyle w:val="11"/>
              <w:ind w:firstLine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ค่าน้ำหนัก</w:t>
            </w:r>
          </w:p>
        </w:tc>
      </w:tr>
      <w:tr w:rsidR="00FF7587" w:rsidTr="0065230C">
        <w:tc>
          <w:tcPr>
            <w:tcW w:w="6237" w:type="dxa"/>
          </w:tcPr>
          <w:p w:rsidR="00FF7587" w:rsidRDefault="00FF7587" w:rsidP="0065230C">
            <w:pPr>
              <w:pStyle w:val="11"/>
              <w:ind w:firstLine="0"/>
              <w:jc w:val="center"/>
              <w:rPr>
                <w:cs/>
              </w:rPr>
            </w:pPr>
            <w:r>
              <w:rPr>
                <w:rFonts w:ascii="TH SarabunPSK" w:hAnsi="TH SarabunPSK" w:hint="cs"/>
                <w:color w:val="000000"/>
                <w:cs/>
              </w:rPr>
              <w:t>หัวหน้าโครงการ/ผลงาน</w:t>
            </w:r>
          </w:p>
        </w:tc>
        <w:tc>
          <w:tcPr>
            <w:tcW w:w="1984" w:type="dxa"/>
          </w:tcPr>
          <w:p w:rsidR="00FF7587" w:rsidRDefault="00FF7587" w:rsidP="0065230C">
            <w:pPr>
              <w:pStyle w:val="11"/>
              <w:ind w:firstLine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1.0</w:t>
            </w:r>
          </w:p>
        </w:tc>
      </w:tr>
      <w:tr w:rsidR="00FF7587" w:rsidTr="0065230C">
        <w:tc>
          <w:tcPr>
            <w:tcW w:w="6237" w:type="dxa"/>
          </w:tcPr>
          <w:p w:rsidR="00FF7587" w:rsidRPr="00BB0B85" w:rsidRDefault="00FF7587" w:rsidP="0065230C">
            <w:pPr>
              <w:pStyle w:val="11"/>
              <w:ind w:firstLine="0"/>
              <w:jc w:val="center"/>
              <w:rPr>
                <w:rFonts w:ascii="TH SarabunPSK" w:hAnsi="TH SarabunPSK"/>
                <w:color w:val="000000"/>
                <w:cs/>
              </w:rPr>
            </w:pPr>
            <w:r>
              <w:rPr>
                <w:rFonts w:ascii="TH SarabunPSK" w:hAnsi="TH SarabunPSK" w:hint="cs"/>
                <w:color w:val="000000"/>
                <w:cs/>
              </w:rPr>
              <w:t>ผู้ร่วมโครงการ/ผลงาน</w:t>
            </w:r>
          </w:p>
        </w:tc>
        <w:tc>
          <w:tcPr>
            <w:tcW w:w="1984" w:type="dxa"/>
          </w:tcPr>
          <w:p w:rsidR="00FF7587" w:rsidRDefault="00FF7587" w:rsidP="0065230C">
            <w:pPr>
              <w:pStyle w:val="11"/>
              <w:ind w:firstLine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0.50</w:t>
            </w:r>
          </w:p>
        </w:tc>
      </w:tr>
    </w:tbl>
    <w:p w:rsidR="00FF7587" w:rsidRDefault="00FF7587" w:rsidP="00D80DFF">
      <w:pPr>
        <w:pStyle w:val="11"/>
      </w:pPr>
    </w:p>
    <w:p w:rsidR="0070479F" w:rsidRPr="00FF7587" w:rsidRDefault="0053183F" w:rsidP="00D80DFF">
      <w:pPr>
        <w:pStyle w:val="11"/>
        <w:rPr>
          <w:cs/>
        </w:rPr>
      </w:pPr>
      <w:r>
        <w:rPr>
          <w:rFonts w:hint="cs"/>
          <w:cs/>
        </w:rPr>
        <w:t>ในกรณีผลงาน ภาระงานของแต่ละผลงาน หมายถึง ค่าน้ำหนักของการมีส่วนร่วมกับโครงการหรือผลงานนั้น โดยให้เป็นดังนี้</w:t>
      </w:r>
      <w:r w:rsidR="00FF7587">
        <w:t xml:space="preserve">  </w:t>
      </w:r>
      <w:r w:rsidR="00FF7587">
        <w:rPr>
          <w:rFonts w:hint="cs"/>
          <w:cs/>
        </w:rPr>
        <w:t>(2.3)</w:t>
      </w:r>
    </w:p>
    <w:tbl>
      <w:tblPr>
        <w:tblStyle w:val="afb"/>
        <w:tblW w:w="0" w:type="auto"/>
        <w:tblInd w:w="534" w:type="dxa"/>
        <w:tblLook w:val="04A0" w:firstRow="1" w:lastRow="0" w:firstColumn="1" w:lastColumn="0" w:noHBand="0" w:noVBand="1"/>
      </w:tblPr>
      <w:tblGrid>
        <w:gridCol w:w="6237"/>
        <w:gridCol w:w="1984"/>
      </w:tblGrid>
      <w:tr w:rsidR="0070479F" w:rsidTr="0070479F">
        <w:tc>
          <w:tcPr>
            <w:tcW w:w="6237" w:type="dxa"/>
            <w:shd w:val="clear" w:color="auto" w:fill="D9D9D9" w:themeFill="background1" w:themeFillShade="D9"/>
          </w:tcPr>
          <w:p w:rsidR="0070479F" w:rsidRDefault="0070479F" w:rsidP="0053183F">
            <w:pPr>
              <w:pStyle w:val="11"/>
              <w:ind w:firstLine="0"/>
              <w:jc w:val="center"/>
            </w:pPr>
            <w:r>
              <w:rPr>
                <w:rFonts w:hint="cs"/>
                <w:cs/>
              </w:rPr>
              <w:t xml:space="preserve">การมีส่วนร่วมกับโครงการหรือผลงาน 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70479F" w:rsidRPr="003872CE" w:rsidRDefault="0070479F" w:rsidP="0070479F">
            <w:pPr>
              <w:pStyle w:val="11"/>
              <w:ind w:firstLine="0"/>
              <w:jc w:val="center"/>
              <w:rPr>
                <w:color w:val="FF0000"/>
                <w:cs/>
              </w:rPr>
            </w:pPr>
            <w:r w:rsidRPr="003872CE">
              <w:rPr>
                <w:rFonts w:hint="cs"/>
                <w:color w:val="FF0000"/>
                <w:cs/>
              </w:rPr>
              <w:t>ค่าน้ำหนัก</w:t>
            </w:r>
          </w:p>
        </w:tc>
      </w:tr>
      <w:tr w:rsidR="0070479F" w:rsidTr="0070479F">
        <w:tc>
          <w:tcPr>
            <w:tcW w:w="6237" w:type="dxa"/>
          </w:tcPr>
          <w:p w:rsidR="0070479F" w:rsidRDefault="0070479F" w:rsidP="0053183F">
            <w:pPr>
              <w:pStyle w:val="11"/>
              <w:ind w:firstLine="0"/>
              <w:jc w:val="center"/>
              <w:rPr>
                <w:cs/>
              </w:rPr>
            </w:pPr>
            <w:r w:rsidRPr="00BB0B85">
              <w:rPr>
                <w:rFonts w:ascii="TH SarabunPSK" w:hAnsi="TH SarabunPSK"/>
                <w:color w:val="000000"/>
                <w:cs/>
              </w:rPr>
              <w:t>ชื่อแรก/ผู้ประสานงานหลัก</w:t>
            </w:r>
          </w:p>
        </w:tc>
        <w:tc>
          <w:tcPr>
            <w:tcW w:w="1984" w:type="dxa"/>
          </w:tcPr>
          <w:p w:rsidR="0070479F" w:rsidRPr="003872CE" w:rsidRDefault="0070479F" w:rsidP="0070479F">
            <w:pPr>
              <w:pStyle w:val="11"/>
              <w:ind w:firstLine="0"/>
              <w:jc w:val="center"/>
              <w:rPr>
                <w:color w:val="FF0000"/>
                <w:cs/>
              </w:rPr>
            </w:pPr>
            <w:r w:rsidRPr="003872CE">
              <w:rPr>
                <w:rFonts w:hint="cs"/>
                <w:color w:val="FF0000"/>
                <w:cs/>
              </w:rPr>
              <w:t>1.0</w:t>
            </w:r>
          </w:p>
        </w:tc>
      </w:tr>
      <w:tr w:rsidR="0070479F" w:rsidTr="0070479F">
        <w:tc>
          <w:tcPr>
            <w:tcW w:w="6237" w:type="dxa"/>
          </w:tcPr>
          <w:p w:rsidR="0070479F" w:rsidRPr="00BB0B85" w:rsidRDefault="0070479F" w:rsidP="00EA5CA7">
            <w:pPr>
              <w:pStyle w:val="11"/>
              <w:ind w:firstLine="0"/>
              <w:jc w:val="center"/>
              <w:rPr>
                <w:rFonts w:ascii="TH SarabunPSK" w:hAnsi="TH SarabunPSK"/>
                <w:color w:val="000000"/>
                <w:cs/>
              </w:rPr>
            </w:pPr>
            <w:r w:rsidRPr="00BB0B85">
              <w:rPr>
                <w:rFonts w:ascii="TH SarabunPSK" w:hAnsi="TH SarabunPSK"/>
                <w:color w:val="000000"/>
                <w:cs/>
              </w:rPr>
              <w:t>ชื่อผู้แต่งร่วม</w:t>
            </w:r>
            <w:r w:rsidR="00EA5CA7">
              <w:rPr>
                <w:rFonts w:ascii="TH SarabunPSK" w:hAnsi="TH SarabunPSK" w:hint="cs"/>
                <w:color w:val="000000"/>
                <w:cs/>
              </w:rPr>
              <w:t xml:space="preserve">  (ไม่เกิน 2 คน)</w:t>
            </w:r>
          </w:p>
        </w:tc>
        <w:tc>
          <w:tcPr>
            <w:tcW w:w="1984" w:type="dxa"/>
          </w:tcPr>
          <w:p w:rsidR="0070479F" w:rsidRPr="003872CE" w:rsidRDefault="00EA5CA7" w:rsidP="00FF7587">
            <w:pPr>
              <w:pStyle w:val="11"/>
              <w:ind w:firstLine="0"/>
              <w:jc w:val="center"/>
              <w:rPr>
                <w:color w:val="FF0000"/>
                <w:cs/>
              </w:rPr>
            </w:pPr>
            <w:r w:rsidRPr="003872CE">
              <w:rPr>
                <w:rFonts w:hint="cs"/>
                <w:color w:val="FF0000"/>
                <w:cs/>
              </w:rPr>
              <w:t>0.</w:t>
            </w:r>
            <w:r w:rsidR="00FF7587" w:rsidRPr="003872CE">
              <w:rPr>
                <w:rFonts w:hint="cs"/>
                <w:color w:val="FF0000"/>
                <w:cs/>
              </w:rPr>
              <w:t>50</w:t>
            </w:r>
          </w:p>
        </w:tc>
      </w:tr>
    </w:tbl>
    <w:p w:rsidR="0070479F" w:rsidRDefault="0070479F" w:rsidP="00D80DFF">
      <w:pPr>
        <w:pStyle w:val="11"/>
      </w:pPr>
    </w:p>
    <w:p w:rsidR="00D80DFF" w:rsidRPr="00EE0753" w:rsidRDefault="00BB0B85" w:rsidP="00D80DFF">
      <w:pPr>
        <w:pStyle w:val="11"/>
        <w:rPr>
          <w:i/>
          <w:iCs/>
          <w:u w:val="single"/>
          <w:cs/>
        </w:rPr>
      </w:pPr>
      <w:r>
        <w:rPr>
          <w:rFonts w:hint="cs"/>
          <w:cs/>
        </w:rPr>
        <w:t>โดยที่</w:t>
      </w:r>
      <w:r w:rsidR="00D80DFF" w:rsidRPr="00BB0B85">
        <w:rPr>
          <w:i/>
          <w:iCs/>
          <w:u w:val="single"/>
          <w:cs/>
        </w:rPr>
        <w:t xml:space="preserve">งานวิจัยตีพิมพ์เผยแพร่หรือผลงานทางวิชาการ </w:t>
      </w:r>
      <w:r w:rsidR="00FF7587">
        <w:rPr>
          <w:rFonts w:hint="cs"/>
          <w:i/>
          <w:iCs/>
          <w:u w:val="single"/>
          <w:cs/>
        </w:rPr>
        <w:t>ที่ตีพิมพ์เผยแพร่มาแล้วไม่เกิน 1 ปี นั</w:t>
      </w:r>
      <w:r w:rsidR="00EE0753">
        <w:rPr>
          <w:rFonts w:hint="cs"/>
          <w:i/>
          <w:iCs/>
          <w:u w:val="single"/>
          <w:cs/>
        </w:rPr>
        <w:t>บ</w:t>
      </w:r>
      <w:r w:rsidR="00FF7587">
        <w:rPr>
          <w:rFonts w:hint="cs"/>
          <w:i/>
          <w:iCs/>
          <w:u w:val="single"/>
          <w:cs/>
        </w:rPr>
        <w:t>จากวันในวงรอบการประเมิน</w:t>
      </w:r>
      <w:r w:rsidR="00EE0753">
        <w:rPr>
          <w:i/>
          <w:iCs/>
          <w:u w:val="single"/>
        </w:rPr>
        <w:t xml:space="preserve"> </w:t>
      </w:r>
      <w:r w:rsidR="00EE0753">
        <w:rPr>
          <w:rFonts w:hint="cs"/>
          <w:i/>
          <w:iCs/>
          <w:u w:val="single"/>
          <w:cs/>
        </w:rPr>
        <w:t>และสามารถนำมานับได้เพียงครั้งเดียว</w:t>
      </w:r>
    </w:p>
    <w:p w:rsidR="00EE0753" w:rsidRDefault="00EE0753" w:rsidP="00177B64">
      <w:pPr>
        <w:pStyle w:val="11"/>
        <w:spacing w:before="0" w:after="0"/>
        <w:rPr>
          <w:u w:val="single"/>
        </w:rPr>
      </w:pPr>
    </w:p>
    <w:p w:rsidR="00EE0753" w:rsidRPr="00EE0753" w:rsidRDefault="00EE0753" w:rsidP="00177B64">
      <w:pPr>
        <w:pStyle w:val="11"/>
        <w:spacing w:before="0" w:after="0"/>
        <w:rPr>
          <w:u w:val="single"/>
        </w:rPr>
      </w:pPr>
      <w:r w:rsidRPr="00EE0753">
        <w:rPr>
          <w:rFonts w:hint="cs"/>
          <w:u w:val="single"/>
          <w:cs/>
        </w:rPr>
        <w:t>ผลงานภาระงานที่นำมาประเมิน (2.5)</w:t>
      </w:r>
    </w:p>
    <w:p w:rsidR="00FF7587" w:rsidRPr="00EE0753" w:rsidRDefault="00D80DFF" w:rsidP="00177B64">
      <w:pPr>
        <w:pStyle w:val="11"/>
        <w:spacing w:before="0" w:after="0"/>
        <w:rPr>
          <w:rFonts w:ascii="TH SarabunPSK" w:hAnsi="TH SarabunPSK"/>
        </w:rPr>
      </w:pPr>
      <w:r w:rsidRPr="00EE0753">
        <w:rPr>
          <w:cs/>
        </w:rPr>
        <w:t>เอกสารประกอบการสอน</w:t>
      </w:r>
      <w:r w:rsidR="00EA5CA7" w:rsidRPr="00EE0753">
        <w:rPr>
          <w:rFonts w:hint="cs"/>
          <w:cs/>
        </w:rPr>
        <w:t xml:space="preserve"> </w:t>
      </w:r>
      <w:r w:rsidRPr="00EE0753">
        <w:rPr>
          <w:cs/>
        </w:rPr>
        <w:t xml:space="preserve">(อย่างน้อย </w:t>
      </w:r>
      <w:r w:rsidRPr="00EE0753">
        <w:t>2</w:t>
      </w:r>
      <w:r w:rsidRPr="00EE0753">
        <w:rPr>
          <w:cs/>
        </w:rPr>
        <w:t xml:space="preserve"> หน่วย</w:t>
      </w:r>
      <w:proofErr w:type="spellStart"/>
      <w:r w:rsidRPr="00EE0753">
        <w:rPr>
          <w:cs/>
        </w:rPr>
        <w:t>กิต</w:t>
      </w:r>
      <w:proofErr w:type="spellEnd"/>
      <w:r w:rsidRPr="00EE0753">
        <w:rPr>
          <w:cs/>
        </w:rPr>
        <w:t xml:space="preserve">)     </w:t>
      </w:r>
      <w:r w:rsidR="00EE0753" w:rsidRPr="00EE0753">
        <w:rPr>
          <w:rFonts w:hint="cs"/>
          <w:cs/>
        </w:rPr>
        <w:tab/>
      </w:r>
      <w:r w:rsidRPr="00EE0753">
        <w:rPr>
          <w:cs/>
        </w:rPr>
        <w:t xml:space="preserve"> คิด  </w:t>
      </w:r>
      <w:r w:rsidR="00E213DC" w:rsidRPr="00EE0753">
        <w:t>2</w:t>
      </w:r>
      <w:r w:rsidR="00EA5CA7" w:rsidRPr="00EE0753">
        <w:rPr>
          <w:rFonts w:hint="cs"/>
          <w:cs/>
        </w:rPr>
        <w:t xml:space="preserve"> </w:t>
      </w:r>
      <w:r w:rsidRPr="00EE0753">
        <w:rPr>
          <w:cs/>
        </w:rPr>
        <w:t xml:space="preserve"> รอบการประเมิน</w:t>
      </w:r>
    </w:p>
    <w:p w:rsidR="00D80DFF" w:rsidRPr="00EE0753" w:rsidRDefault="00FF7587" w:rsidP="00177B64">
      <w:pPr>
        <w:pStyle w:val="11"/>
        <w:spacing w:before="0" w:after="0"/>
      </w:pPr>
      <w:r w:rsidRPr="00EE0753">
        <w:rPr>
          <w:rFonts w:ascii="TH SarabunPSK" w:hAnsi="TH SarabunPSK" w:hint="cs"/>
          <w:cs/>
        </w:rPr>
        <w:t>ถ้ามีเอกสารประกอบการสอน</w:t>
      </w:r>
      <w:r w:rsidR="00AE0849" w:rsidRPr="00EE0753">
        <w:rPr>
          <w:rFonts w:ascii="TH SarabunPSK" w:hAnsi="TH SarabunPSK" w:hint="cs"/>
          <w:cs/>
        </w:rPr>
        <w:t>หากมีการปรับปรุงใหม่  สามารถนำมาประกอบการประเมินได้</w:t>
      </w:r>
    </w:p>
    <w:p w:rsidR="00EE0753" w:rsidRPr="00EE0753" w:rsidRDefault="00EE0753" w:rsidP="00177B64">
      <w:pPr>
        <w:pStyle w:val="11"/>
        <w:spacing w:before="0" w:after="0"/>
      </w:pPr>
      <w:r w:rsidRPr="00EE0753">
        <w:rPr>
          <w:rFonts w:hint="cs"/>
          <w:cs/>
        </w:rPr>
        <w:t>โดยต้องผ่านคณะกรรมการตรวจผลงานฯ คณะวิทยาศาสตร์</w:t>
      </w:r>
      <w:r w:rsidRPr="00EE0753">
        <w:rPr>
          <w:rFonts w:hint="cs"/>
          <w:cs/>
        </w:rPr>
        <w:tab/>
        <w:t>คิด  1 รอบการประเมิน</w:t>
      </w:r>
    </w:p>
    <w:p w:rsidR="00D80DFF" w:rsidRPr="00EE0753" w:rsidRDefault="00D80DFF" w:rsidP="00177B64">
      <w:pPr>
        <w:pStyle w:val="11"/>
        <w:spacing w:before="0" w:after="0"/>
        <w:rPr>
          <w:rFonts w:hint="cs"/>
          <w:cs/>
        </w:rPr>
      </w:pPr>
      <w:r w:rsidRPr="00EE0753">
        <w:rPr>
          <w:cs/>
        </w:rPr>
        <w:t xml:space="preserve">เอกสารคำสอน                                             </w:t>
      </w:r>
      <w:r w:rsidR="00EE0753" w:rsidRPr="00EE0753">
        <w:rPr>
          <w:rFonts w:hint="cs"/>
          <w:cs/>
        </w:rPr>
        <w:tab/>
      </w:r>
      <w:r w:rsidRPr="00EE0753">
        <w:rPr>
          <w:cs/>
        </w:rPr>
        <w:t xml:space="preserve">คิด </w:t>
      </w:r>
      <w:r w:rsidR="00E213DC" w:rsidRPr="00EE0753">
        <w:t>4</w:t>
      </w:r>
      <w:r w:rsidRPr="00EE0753">
        <w:rPr>
          <w:cs/>
        </w:rPr>
        <w:t xml:space="preserve"> รอบการประเมิน</w:t>
      </w:r>
    </w:p>
    <w:p w:rsidR="00D80DFF" w:rsidRPr="00EE0753" w:rsidRDefault="00D80DFF" w:rsidP="00177B64">
      <w:pPr>
        <w:pStyle w:val="11"/>
        <w:spacing w:before="0" w:after="0"/>
      </w:pPr>
      <w:r w:rsidRPr="00EE0753">
        <w:rPr>
          <w:cs/>
        </w:rPr>
        <w:t>ตำราหรือหนังสือ</w:t>
      </w:r>
      <w:r w:rsidR="00AE0849" w:rsidRPr="00EE0753">
        <w:rPr>
          <w:rFonts w:hint="cs"/>
          <w:cs/>
        </w:rPr>
        <w:t>หรือหนังสือแปล</w:t>
      </w:r>
      <w:r w:rsidRPr="00EE0753">
        <w:rPr>
          <w:cs/>
        </w:rPr>
        <w:t xml:space="preserve">                        </w:t>
      </w:r>
      <w:r w:rsidR="00EE0753" w:rsidRPr="00EE0753">
        <w:rPr>
          <w:rFonts w:hint="cs"/>
          <w:cs/>
        </w:rPr>
        <w:tab/>
      </w:r>
      <w:r w:rsidRPr="00EE0753">
        <w:rPr>
          <w:cs/>
        </w:rPr>
        <w:t xml:space="preserve">คิด </w:t>
      </w:r>
      <w:r w:rsidRPr="00EE0753">
        <w:t>6</w:t>
      </w:r>
      <w:r w:rsidRPr="00EE0753">
        <w:rPr>
          <w:cs/>
        </w:rPr>
        <w:t xml:space="preserve"> รอบการประเมิน</w:t>
      </w:r>
    </w:p>
    <w:p w:rsidR="007C2CFF" w:rsidRPr="00EE0753" w:rsidRDefault="00D80DFF" w:rsidP="00177B64">
      <w:pPr>
        <w:pStyle w:val="11"/>
        <w:spacing w:before="0" w:after="0"/>
      </w:pPr>
      <w:proofErr w:type="gramStart"/>
      <w:r w:rsidRPr="00EE0753">
        <w:t>e-learning</w:t>
      </w:r>
      <w:proofErr w:type="gramEnd"/>
      <w:r w:rsidRPr="00EE0753">
        <w:t xml:space="preserve"> ( 2</w:t>
      </w:r>
      <w:r w:rsidRPr="00EE0753">
        <w:rPr>
          <w:cs/>
        </w:rPr>
        <w:t xml:space="preserve"> หน่วย</w:t>
      </w:r>
      <w:proofErr w:type="spellStart"/>
      <w:r w:rsidRPr="00EE0753">
        <w:rPr>
          <w:cs/>
        </w:rPr>
        <w:t>กิต</w:t>
      </w:r>
      <w:proofErr w:type="spellEnd"/>
      <w:r w:rsidRPr="00EE0753">
        <w:rPr>
          <w:cs/>
        </w:rPr>
        <w:t xml:space="preserve">)                                 </w:t>
      </w:r>
      <w:r w:rsidR="00EE0753" w:rsidRPr="00EE0753">
        <w:rPr>
          <w:rFonts w:hint="cs"/>
          <w:cs/>
        </w:rPr>
        <w:tab/>
      </w:r>
      <w:r w:rsidRPr="00EE0753">
        <w:rPr>
          <w:cs/>
        </w:rPr>
        <w:t xml:space="preserve">คิด </w:t>
      </w:r>
      <w:r w:rsidR="00AE0849" w:rsidRPr="00EE0753">
        <w:t>2</w:t>
      </w:r>
      <w:r w:rsidRPr="00EE0753">
        <w:rPr>
          <w:cs/>
        </w:rPr>
        <w:t xml:space="preserve"> รอบการประเมิน</w:t>
      </w:r>
    </w:p>
    <w:p w:rsidR="007C2CFF" w:rsidRDefault="007C2CFF" w:rsidP="00EF3293">
      <w:pPr>
        <w:pStyle w:val="11"/>
        <w:ind w:firstLine="0"/>
        <w:rPr>
          <w:u w:val="single"/>
        </w:rPr>
      </w:pPr>
    </w:p>
    <w:p w:rsidR="00EE0753" w:rsidRPr="00EE0753" w:rsidRDefault="00EE0753" w:rsidP="00EF3293">
      <w:pPr>
        <w:pStyle w:val="11"/>
        <w:ind w:firstLine="0"/>
        <w:rPr>
          <w:u w:val="single"/>
        </w:rPr>
        <w:sectPr w:rsidR="00EE0753" w:rsidRPr="00EE0753" w:rsidSect="00482FB9">
          <w:pgSz w:w="11907" w:h="16839" w:code="9"/>
          <w:pgMar w:top="1440" w:right="1440" w:bottom="1440" w:left="1440" w:header="562" w:footer="562" w:gutter="0"/>
          <w:cols w:space="708"/>
          <w:titlePg/>
          <w:docGrid w:linePitch="435"/>
        </w:sectPr>
      </w:pPr>
    </w:p>
    <w:tbl>
      <w:tblPr>
        <w:tblStyle w:val="afb"/>
        <w:tblW w:w="9876" w:type="dxa"/>
        <w:tblLook w:val="04A0" w:firstRow="1" w:lastRow="0" w:firstColumn="1" w:lastColumn="0" w:noHBand="0" w:noVBand="1"/>
      </w:tblPr>
      <w:tblGrid>
        <w:gridCol w:w="4928"/>
        <w:gridCol w:w="2693"/>
        <w:gridCol w:w="2255"/>
      </w:tblGrid>
      <w:tr w:rsidR="007C2CFF" w:rsidRPr="00337E63" w:rsidTr="00337E63">
        <w:tc>
          <w:tcPr>
            <w:tcW w:w="4928" w:type="dxa"/>
            <w:shd w:val="clear" w:color="auto" w:fill="D9D9D9" w:themeFill="background1" w:themeFillShade="D9"/>
            <w:vAlign w:val="center"/>
          </w:tcPr>
          <w:p w:rsidR="007C2CFF" w:rsidRPr="00337E63" w:rsidRDefault="007C2CFF" w:rsidP="00242214">
            <w:pPr>
              <w:pStyle w:val="11"/>
              <w:spacing w:before="0" w:after="0"/>
              <w:ind w:firstLine="0"/>
              <w:rPr>
                <w:sz w:val="30"/>
                <w:szCs w:val="30"/>
                <w:u w:val="single"/>
                <w:cs/>
              </w:rPr>
            </w:pPr>
            <w:r w:rsidRPr="00337E63">
              <w:rPr>
                <w:sz w:val="30"/>
                <w:szCs w:val="30"/>
                <w:u w:val="single"/>
                <w:cs/>
              </w:rPr>
              <w:lastRenderedPageBreak/>
              <w:t>ตัวคูณ</w:t>
            </w:r>
            <w:r w:rsidRPr="00337E63">
              <w:rPr>
                <w:rFonts w:hint="cs"/>
                <w:sz w:val="30"/>
                <w:szCs w:val="30"/>
                <w:u w:val="single"/>
                <w:cs/>
              </w:rPr>
              <w:t xml:space="preserve">สำหรับ  </w:t>
            </w:r>
            <w:r w:rsidR="005B0D8F">
              <w:rPr>
                <w:rFonts w:hint="cs"/>
                <w:sz w:val="30"/>
                <w:szCs w:val="30"/>
                <w:u w:val="single"/>
                <w:cs/>
              </w:rPr>
              <w:t xml:space="preserve">2.2) - </w:t>
            </w:r>
            <w:r w:rsidRPr="00337E63">
              <w:rPr>
                <w:sz w:val="30"/>
                <w:szCs w:val="30"/>
                <w:u w:val="single"/>
              </w:rPr>
              <w:t>2.3)</w:t>
            </w:r>
            <w:r w:rsidRPr="00337E63">
              <w:rPr>
                <w:sz w:val="30"/>
                <w:szCs w:val="30"/>
                <w:u w:val="single"/>
                <w:cs/>
              </w:rPr>
              <w:t xml:space="preserve"> มีดังต่อไปนี้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7C2CFF" w:rsidRPr="00337E63" w:rsidRDefault="007C2CFF" w:rsidP="00337E63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หลักฐานที่ต้องการ</w:t>
            </w:r>
          </w:p>
        </w:tc>
        <w:tc>
          <w:tcPr>
            <w:tcW w:w="2255" w:type="dxa"/>
            <w:shd w:val="clear" w:color="auto" w:fill="D9D9D9" w:themeFill="background1" w:themeFillShade="D9"/>
            <w:vAlign w:val="center"/>
          </w:tcPr>
          <w:p w:rsidR="007C2CFF" w:rsidRPr="00337E63" w:rsidRDefault="007C2CFF" w:rsidP="00337E63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หลักฐานที่เกี่ยวข้องจากส่วนกลาง</w:t>
            </w:r>
          </w:p>
        </w:tc>
      </w:tr>
      <w:tr w:rsidR="007C2CFF" w:rsidRPr="00337E63" w:rsidTr="00337E63">
        <w:tc>
          <w:tcPr>
            <w:tcW w:w="4928" w:type="dxa"/>
          </w:tcPr>
          <w:p w:rsidR="007C2CFF" w:rsidRPr="00337E63" w:rsidRDefault="007C2CFF" w:rsidP="00337E63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337E63">
              <w:rPr>
                <w:sz w:val="30"/>
                <w:szCs w:val="30"/>
                <w:cs/>
              </w:rPr>
              <w:t>ตัวคูณ=</w:t>
            </w:r>
            <w:r w:rsidRPr="00337E63">
              <w:rPr>
                <w:sz w:val="30"/>
                <w:szCs w:val="30"/>
              </w:rPr>
              <w:t>1</w:t>
            </w:r>
            <w:r w:rsidRPr="00337E63">
              <w:rPr>
                <w:sz w:val="30"/>
                <w:szCs w:val="30"/>
                <w:cs/>
              </w:rPr>
              <w:t xml:space="preserve">  มีงานวิจัยที่ได้รับทุนวิจัยภายในคณะหรือภายในมหาวิทยาลัย</w:t>
            </w:r>
          </w:p>
        </w:tc>
        <w:tc>
          <w:tcPr>
            <w:tcW w:w="2693" w:type="dxa"/>
          </w:tcPr>
          <w:p w:rsidR="007C2CFF" w:rsidRPr="00337E63" w:rsidRDefault="00776D50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ประกาศ/สัญญารับทุน</w:t>
            </w:r>
          </w:p>
        </w:tc>
        <w:tc>
          <w:tcPr>
            <w:tcW w:w="2255" w:type="dxa"/>
          </w:tcPr>
          <w:p w:rsidR="007C2CFF" w:rsidRPr="00337E63" w:rsidRDefault="007C2CFF" w:rsidP="00337E63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7C2CFF" w:rsidRPr="00337E63" w:rsidTr="00337E63">
        <w:tc>
          <w:tcPr>
            <w:tcW w:w="4928" w:type="dxa"/>
          </w:tcPr>
          <w:p w:rsidR="007C2CFF" w:rsidRPr="00337E63" w:rsidRDefault="007C2CFF" w:rsidP="00337E63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337E63">
              <w:rPr>
                <w:sz w:val="30"/>
                <w:szCs w:val="30"/>
                <w:cs/>
              </w:rPr>
              <w:t>ตัวคูณ=</w:t>
            </w:r>
            <w:r w:rsidRPr="00337E63">
              <w:rPr>
                <w:sz w:val="30"/>
                <w:szCs w:val="30"/>
              </w:rPr>
              <w:t>2</w:t>
            </w:r>
            <w:r w:rsidRPr="00337E63">
              <w:rPr>
                <w:sz w:val="30"/>
                <w:szCs w:val="30"/>
                <w:cs/>
              </w:rPr>
              <w:t xml:space="preserve"> มีงานวิจัยตีพิมพ์เผยแพร่ใน </w:t>
            </w:r>
            <w:r w:rsidRPr="00337E63">
              <w:rPr>
                <w:sz w:val="30"/>
                <w:szCs w:val="30"/>
              </w:rPr>
              <w:t xml:space="preserve">Proceedings </w:t>
            </w:r>
            <w:r w:rsidRPr="00337E63">
              <w:rPr>
                <w:sz w:val="30"/>
                <w:szCs w:val="30"/>
                <w:cs/>
              </w:rPr>
              <w:t>หรือตีพิมพ์ในวารสารภายในประเทศทั้งที่ปรากฏและไม่</w:t>
            </w:r>
            <w:proofErr w:type="spellStart"/>
            <w:r w:rsidRPr="00337E63">
              <w:rPr>
                <w:sz w:val="30"/>
                <w:szCs w:val="30"/>
                <w:cs/>
              </w:rPr>
              <w:t>ปราก</w:t>
            </w:r>
            <w:r w:rsidR="00B82AF7" w:rsidRPr="00337E63">
              <w:rPr>
                <w:rFonts w:hint="cs"/>
                <w:sz w:val="30"/>
                <w:szCs w:val="30"/>
                <w:cs/>
              </w:rPr>
              <w:t>ฎ</w:t>
            </w:r>
            <w:proofErr w:type="spellEnd"/>
            <w:r w:rsidRPr="00337E63">
              <w:rPr>
                <w:sz w:val="30"/>
                <w:szCs w:val="30"/>
                <w:cs/>
              </w:rPr>
              <w:t xml:space="preserve">ในฐานข้อมูล </w:t>
            </w:r>
            <w:r w:rsidRPr="00337E63">
              <w:rPr>
                <w:sz w:val="30"/>
                <w:szCs w:val="30"/>
              </w:rPr>
              <w:t>TCI</w:t>
            </w:r>
          </w:p>
        </w:tc>
        <w:tc>
          <w:tcPr>
            <w:tcW w:w="2693" w:type="dxa"/>
          </w:tcPr>
          <w:p w:rsidR="007C2CFF" w:rsidRPr="00337E63" w:rsidRDefault="00C54595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 xml:space="preserve">บทความวิจัยฉบับเต็ม </w:t>
            </w:r>
            <w:r w:rsidRPr="00337E63">
              <w:rPr>
                <w:rFonts w:ascii="TH SarabunPSK" w:hAnsi="TH SarabunPSK"/>
                <w:sz w:val="30"/>
                <w:szCs w:val="30"/>
                <w:cs/>
              </w:rPr>
              <w:t>(</w:t>
            </w:r>
            <w:r w:rsidRPr="00337E63">
              <w:rPr>
                <w:rFonts w:ascii="TH SarabunPSK" w:hAnsi="TH SarabunPSK"/>
                <w:sz w:val="30"/>
                <w:szCs w:val="30"/>
              </w:rPr>
              <w:t>full paper</w:t>
            </w:r>
            <w:r w:rsidRPr="00337E63">
              <w:rPr>
                <w:rFonts w:ascii="TH SarabunPSK" w:hAnsi="TH SarabunPSK"/>
                <w:sz w:val="30"/>
                <w:szCs w:val="30"/>
                <w:cs/>
              </w:rPr>
              <w:t>)</w:t>
            </w:r>
            <w:r w:rsidR="00280A84" w:rsidRPr="00337E63">
              <w:rPr>
                <w:rFonts w:hint="cs"/>
                <w:sz w:val="30"/>
                <w:szCs w:val="30"/>
                <w:cs/>
              </w:rPr>
              <w:t xml:space="preserve">  ที่ได้รับการตีพิมพ์แล้ว</w:t>
            </w:r>
          </w:p>
        </w:tc>
        <w:tc>
          <w:tcPr>
            <w:tcW w:w="2255" w:type="dxa"/>
          </w:tcPr>
          <w:p w:rsidR="007C2CFF" w:rsidRPr="00337E63" w:rsidRDefault="00C54595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ฝ่ายประกันคุณภาพฯ ส่งรายชื่องานวิจัยที่ผ่าน</w:t>
            </w:r>
            <w:r w:rsidR="0016525E" w:rsidRPr="00337E63">
              <w:rPr>
                <w:rFonts w:hint="cs"/>
                <w:sz w:val="30"/>
                <w:szCs w:val="30"/>
                <w:cs/>
              </w:rPr>
              <w:t>การประเมินคุณภาพเพื่อไม่ให้อาจารย์ยื่นเอกสารซ้ำ</w:t>
            </w:r>
          </w:p>
        </w:tc>
      </w:tr>
      <w:tr w:rsidR="007C2CFF" w:rsidRPr="00337E63" w:rsidTr="00337E63">
        <w:tc>
          <w:tcPr>
            <w:tcW w:w="4928" w:type="dxa"/>
          </w:tcPr>
          <w:p w:rsidR="007C2CFF" w:rsidRPr="00337E63" w:rsidRDefault="007C2CFF" w:rsidP="00337E63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337E63">
              <w:rPr>
                <w:sz w:val="30"/>
                <w:szCs w:val="30"/>
                <w:cs/>
              </w:rPr>
              <w:t>ตัวคูณ=</w:t>
            </w:r>
            <w:r w:rsidRPr="00337E63">
              <w:rPr>
                <w:sz w:val="30"/>
                <w:szCs w:val="30"/>
              </w:rPr>
              <w:t>3</w:t>
            </w:r>
            <w:r w:rsidRPr="00337E63">
              <w:rPr>
                <w:sz w:val="30"/>
                <w:szCs w:val="30"/>
                <w:cs/>
              </w:rPr>
              <w:t xml:space="preserve"> มีงานวิจัยที่ได้รับทุนจากภายนอกมหาวิทยาลัย หรือ  มีงานวิจัยที่</w:t>
            </w:r>
            <w:proofErr w:type="spellStart"/>
            <w:r w:rsidRPr="00337E63">
              <w:rPr>
                <w:sz w:val="30"/>
                <w:szCs w:val="30"/>
                <w:cs/>
              </w:rPr>
              <w:t>บูรณา</w:t>
            </w:r>
            <w:proofErr w:type="spellEnd"/>
            <w:r w:rsidRPr="00337E63">
              <w:rPr>
                <w:sz w:val="30"/>
                <w:szCs w:val="30"/>
                <w:cs/>
              </w:rPr>
              <w:t>การกระบวนการวิจัยกับการจัดการเรียนการสอนหรือการบริการวิชาการ หรือมีงานวิจัยเพื่อพัฒนาการเรียนการสอน</w:t>
            </w:r>
          </w:p>
        </w:tc>
        <w:tc>
          <w:tcPr>
            <w:tcW w:w="2693" w:type="dxa"/>
          </w:tcPr>
          <w:p w:rsidR="007C2CFF" w:rsidRPr="00337E63" w:rsidRDefault="00F9025A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sz w:val="30"/>
                <w:szCs w:val="30"/>
              </w:rPr>
              <w:t xml:space="preserve">- </w:t>
            </w:r>
            <w:r w:rsidRPr="00337E63">
              <w:rPr>
                <w:rFonts w:hint="cs"/>
                <w:sz w:val="30"/>
                <w:szCs w:val="30"/>
                <w:cs/>
              </w:rPr>
              <w:t>ประ</w:t>
            </w:r>
            <w:r w:rsidR="004B5119" w:rsidRPr="00337E63">
              <w:rPr>
                <w:rFonts w:hint="cs"/>
                <w:sz w:val="30"/>
                <w:szCs w:val="30"/>
                <w:cs/>
              </w:rPr>
              <w:t>กาศหรือสัญญ</w:t>
            </w:r>
            <w:r w:rsidRPr="00337E63">
              <w:rPr>
                <w:rFonts w:hint="cs"/>
                <w:sz w:val="30"/>
                <w:szCs w:val="30"/>
                <w:cs/>
              </w:rPr>
              <w:t>ารับทุนวิจัยจากภายนอก</w:t>
            </w:r>
            <w:r w:rsidR="004B5119" w:rsidRPr="00337E63">
              <w:rPr>
                <w:sz w:val="30"/>
                <w:szCs w:val="30"/>
                <w:cs/>
              </w:rPr>
              <w:br/>
            </w:r>
            <w:r w:rsidR="004B5119" w:rsidRPr="00337E63">
              <w:rPr>
                <w:rFonts w:hint="cs"/>
                <w:sz w:val="30"/>
                <w:szCs w:val="30"/>
                <w:cs/>
              </w:rPr>
              <w:t>- งานวิจัยในชั้นเรียน</w:t>
            </w:r>
            <w:r w:rsidR="004B5119" w:rsidRPr="00337E63">
              <w:rPr>
                <w:sz w:val="30"/>
                <w:szCs w:val="30"/>
                <w:cs/>
              </w:rPr>
              <w:br/>
            </w:r>
            <w:r w:rsidR="004B5119" w:rsidRPr="00337E63">
              <w:rPr>
                <w:rFonts w:hint="cs"/>
                <w:sz w:val="30"/>
                <w:szCs w:val="30"/>
                <w:cs/>
              </w:rPr>
              <w:t>- รายงานโครงการบริการวิชาการจากงานวิจัย</w:t>
            </w:r>
          </w:p>
        </w:tc>
        <w:tc>
          <w:tcPr>
            <w:tcW w:w="2255" w:type="dxa"/>
          </w:tcPr>
          <w:p w:rsidR="007C2CFF" w:rsidRPr="00337E63" w:rsidRDefault="007C2CFF" w:rsidP="00337E63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7C2CFF" w:rsidRPr="00337E63" w:rsidTr="00337E63">
        <w:tc>
          <w:tcPr>
            <w:tcW w:w="4928" w:type="dxa"/>
          </w:tcPr>
          <w:p w:rsidR="007C2CFF" w:rsidRPr="00337E63" w:rsidRDefault="007C2CFF" w:rsidP="00337E63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337E63">
              <w:rPr>
                <w:sz w:val="30"/>
                <w:szCs w:val="30"/>
                <w:cs/>
              </w:rPr>
              <w:t>ตัวคูณ=</w:t>
            </w:r>
            <w:r w:rsidRPr="00337E63">
              <w:rPr>
                <w:sz w:val="30"/>
                <w:szCs w:val="30"/>
              </w:rPr>
              <w:t>4</w:t>
            </w:r>
            <w:r w:rsidRPr="00337E63">
              <w:rPr>
                <w:sz w:val="30"/>
                <w:szCs w:val="30"/>
                <w:cs/>
              </w:rPr>
              <w:t xml:space="preserve"> มีผลงานวิจัยตีพิมพ์เผยแพร่ในฐานข้อมูล </w:t>
            </w:r>
            <w:r w:rsidRPr="00337E63">
              <w:rPr>
                <w:sz w:val="30"/>
                <w:szCs w:val="30"/>
              </w:rPr>
              <w:t xml:space="preserve">Scopus  </w:t>
            </w:r>
            <w:r w:rsidRPr="00337E63">
              <w:rPr>
                <w:sz w:val="30"/>
                <w:szCs w:val="30"/>
                <w:cs/>
              </w:rPr>
              <w:t>หรือบทความวิชาการที่ได้รับเผยแพร่ระดับชาติหรือระดับนานาชาติ หรือผลงานวิจัยถูกนำไปใช้ประโยชน์โดยมีหนังสือรับรองจากผู้นำไปใช้ประโยชน์หรือหน่วยงานภายนอกหรือชุมชน</w:t>
            </w:r>
          </w:p>
        </w:tc>
        <w:tc>
          <w:tcPr>
            <w:tcW w:w="2693" w:type="dxa"/>
          </w:tcPr>
          <w:p w:rsidR="007C2CFF" w:rsidRPr="00337E63" w:rsidRDefault="004B5119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 xml:space="preserve">- </w:t>
            </w:r>
            <w:r w:rsidR="00D619AC" w:rsidRPr="00337E63">
              <w:rPr>
                <w:rFonts w:hint="cs"/>
                <w:sz w:val="30"/>
                <w:szCs w:val="30"/>
                <w:cs/>
              </w:rPr>
              <w:t xml:space="preserve">บทความวิจัยฉบับเต็ม </w:t>
            </w:r>
            <w:r w:rsidR="00D619AC" w:rsidRPr="00337E63">
              <w:rPr>
                <w:rFonts w:ascii="TH SarabunPSK" w:hAnsi="TH SarabunPSK"/>
                <w:sz w:val="30"/>
                <w:szCs w:val="30"/>
                <w:cs/>
              </w:rPr>
              <w:t>(</w:t>
            </w:r>
            <w:r w:rsidR="00D619AC" w:rsidRPr="00337E63">
              <w:rPr>
                <w:rFonts w:ascii="TH SarabunPSK" w:hAnsi="TH SarabunPSK"/>
                <w:sz w:val="30"/>
                <w:szCs w:val="30"/>
              </w:rPr>
              <w:t>full paper</w:t>
            </w:r>
            <w:r w:rsidR="00D619AC" w:rsidRPr="00337E63">
              <w:rPr>
                <w:rFonts w:ascii="TH SarabunPSK" w:hAnsi="TH SarabunPSK"/>
                <w:sz w:val="30"/>
                <w:szCs w:val="30"/>
                <w:cs/>
              </w:rPr>
              <w:t>)</w:t>
            </w:r>
            <w:r w:rsidR="00280A84" w:rsidRPr="00337E63">
              <w:rPr>
                <w:rFonts w:ascii="TH SarabunPSK" w:hAnsi="TH SarabunPSK" w:hint="cs"/>
                <w:sz w:val="30"/>
                <w:szCs w:val="30"/>
                <w:cs/>
              </w:rPr>
              <w:t xml:space="preserve"> ที่ได้รับการตีพิมพ์แล้ว</w:t>
            </w:r>
            <w:r w:rsidR="00D619AC" w:rsidRPr="00337E63">
              <w:rPr>
                <w:rFonts w:ascii="TH SarabunPSK" w:hAnsi="TH SarabunPSK"/>
                <w:sz w:val="30"/>
                <w:szCs w:val="30"/>
                <w:cs/>
              </w:rPr>
              <w:br/>
            </w:r>
            <w:r w:rsidR="00D619AC" w:rsidRPr="00337E63">
              <w:rPr>
                <w:rFonts w:ascii="TH SarabunPSK" w:hAnsi="TH SarabunPSK" w:hint="cs"/>
                <w:sz w:val="30"/>
                <w:szCs w:val="30"/>
                <w:cs/>
              </w:rPr>
              <w:t>- เอกสารที่แสดงชื่อวารสาร/ฐานข้อมูล</w:t>
            </w:r>
            <w:r w:rsidR="00D619AC" w:rsidRPr="00337E63">
              <w:rPr>
                <w:rFonts w:ascii="TH SarabunPSK" w:hAnsi="TH SarabunPSK"/>
                <w:sz w:val="30"/>
                <w:szCs w:val="30"/>
                <w:cs/>
              </w:rPr>
              <w:br/>
            </w:r>
            <w:r w:rsidR="00D619AC" w:rsidRPr="00337E63">
              <w:rPr>
                <w:rFonts w:ascii="TH SarabunPSK" w:hAnsi="TH SarabunPSK" w:hint="cs"/>
                <w:sz w:val="30"/>
                <w:szCs w:val="30"/>
                <w:cs/>
              </w:rPr>
              <w:t>- หนังสือขอบคุณ/เอกสารที่แสดงการรับรองการนำไปใช้ประโยชน์</w:t>
            </w:r>
            <w:r w:rsidR="00280A84" w:rsidRPr="00337E63">
              <w:rPr>
                <w:rFonts w:hint="cs"/>
                <w:sz w:val="30"/>
                <w:szCs w:val="30"/>
                <w:cs/>
              </w:rPr>
              <w:t>และงานวิจัยที่นำไปใช้ประโยชน์</w:t>
            </w:r>
          </w:p>
        </w:tc>
        <w:tc>
          <w:tcPr>
            <w:tcW w:w="2255" w:type="dxa"/>
          </w:tcPr>
          <w:p w:rsidR="007C2CFF" w:rsidRPr="00337E63" w:rsidRDefault="00290F7E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ฝ่ายประกันคุณภาพฯ ส่งรายชื่องานวิจัยที่ผ่านการประเมินคุณภาพเพื่อไม่ให้อาจารย์ยื่นเอกสารซ้ำ</w:t>
            </w:r>
          </w:p>
        </w:tc>
      </w:tr>
      <w:tr w:rsidR="007C2CFF" w:rsidRPr="00337E63" w:rsidTr="00337E63">
        <w:tc>
          <w:tcPr>
            <w:tcW w:w="4928" w:type="dxa"/>
          </w:tcPr>
          <w:p w:rsidR="007C2CFF" w:rsidRPr="00337E63" w:rsidRDefault="007C2CFF" w:rsidP="005B0D8F">
            <w:pPr>
              <w:pStyle w:val="11"/>
              <w:spacing w:before="0" w:after="0"/>
              <w:rPr>
                <w:sz w:val="30"/>
                <w:szCs w:val="30"/>
              </w:rPr>
            </w:pPr>
            <w:r w:rsidRPr="00337E63">
              <w:rPr>
                <w:sz w:val="30"/>
                <w:szCs w:val="30"/>
                <w:cs/>
              </w:rPr>
              <w:t>ตัวคูณ=</w:t>
            </w:r>
            <w:r w:rsidRPr="00337E63">
              <w:rPr>
                <w:sz w:val="30"/>
                <w:szCs w:val="30"/>
              </w:rPr>
              <w:t xml:space="preserve">5 </w:t>
            </w:r>
            <w:r w:rsidRPr="00337E63">
              <w:rPr>
                <w:sz w:val="30"/>
                <w:szCs w:val="30"/>
                <w:cs/>
              </w:rPr>
              <w:t xml:space="preserve">มีผลงานวิจัยตีพิมพ์เผยแพร่ในวารสารที่มีชื่อปรากฏอยู่ในฐานข้อมูล </w:t>
            </w:r>
            <w:r w:rsidRPr="00337E63">
              <w:rPr>
                <w:sz w:val="30"/>
                <w:szCs w:val="30"/>
              </w:rPr>
              <w:t xml:space="preserve">ISI </w:t>
            </w:r>
            <w:r w:rsidRPr="00337E63">
              <w:rPr>
                <w:sz w:val="30"/>
                <w:szCs w:val="30"/>
                <w:cs/>
              </w:rPr>
              <w:t xml:space="preserve">หรือ (กรณี </w:t>
            </w:r>
            <w:r w:rsidRPr="00337E63">
              <w:rPr>
                <w:sz w:val="30"/>
                <w:szCs w:val="30"/>
              </w:rPr>
              <w:t xml:space="preserve">2.2) </w:t>
            </w:r>
            <w:r w:rsidRPr="00337E63">
              <w:rPr>
                <w:sz w:val="30"/>
                <w:szCs w:val="30"/>
                <w:cs/>
              </w:rPr>
              <w:t>มีผลงานวิจัยเผยแพร่ไปยังกลุ่มเป้าหมายหรือผู้เกี่ยวข้องและมีการนำไปใช้ประโยชน์ในเชิงสาธารณะ หรือในเชิงพาณิชย์ หรือในเชิงนโยบาย โดยมีการรับรองการใช้ประโยชน์จริงจากหน่วยงานหรือชุมชน</w:t>
            </w:r>
          </w:p>
        </w:tc>
        <w:tc>
          <w:tcPr>
            <w:tcW w:w="2693" w:type="dxa"/>
          </w:tcPr>
          <w:p w:rsidR="007C2CFF" w:rsidRPr="00337E63" w:rsidRDefault="00290F7E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2.1)</w:t>
            </w:r>
            <w:r w:rsidRPr="00337E63">
              <w:rPr>
                <w:rFonts w:hint="cs"/>
                <w:sz w:val="30"/>
                <w:szCs w:val="30"/>
                <w:cs/>
              </w:rPr>
              <w:br/>
              <w:t xml:space="preserve">- บทความวิจัยฉบับเต็ม </w:t>
            </w:r>
            <w:r w:rsidRPr="00337E63">
              <w:rPr>
                <w:rFonts w:ascii="TH SarabunPSK" w:hAnsi="TH SarabunPSK"/>
                <w:sz w:val="30"/>
                <w:szCs w:val="30"/>
                <w:cs/>
              </w:rPr>
              <w:t>(</w:t>
            </w:r>
            <w:r w:rsidRPr="00337E63">
              <w:rPr>
                <w:rFonts w:ascii="TH SarabunPSK" w:hAnsi="TH SarabunPSK"/>
                <w:sz w:val="30"/>
                <w:szCs w:val="30"/>
              </w:rPr>
              <w:t>full paper</w:t>
            </w:r>
            <w:r w:rsidRPr="00337E63">
              <w:rPr>
                <w:rFonts w:ascii="TH SarabunPSK" w:hAnsi="TH SarabunPSK"/>
                <w:sz w:val="30"/>
                <w:szCs w:val="30"/>
                <w:cs/>
              </w:rPr>
              <w:t>)</w:t>
            </w:r>
            <w:r w:rsidR="00280A84" w:rsidRPr="00337E63">
              <w:rPr>
                <w:rFonts w:ascii="TH SarabunPSK" w:hAnsi="TH SarabunPSK" w:hint="cs"/>
                <w:sz w:val="30"/>
                <w:szCs w:val="30"/>
                <w:cs/>
              </w:rPr>
              <w:t xml:space="preserve"> ที่ได้รับการตีพิมพ์แล้ว</w:t>
            </w:r>
            <w:r w:rsidRPr="00337E63">
              <w:rPr>
                <w:rFonts w:ascii="TH SarabunPSK" w:hAnsi="TH SarabunPSK"/>
                <w:sz w:val="30"/>
                <w:szCs w:val="30"/>
                <w:cs/>
              </w:rPr>
              <w:br/>
            </w:r>
            <w:r w:rsidRPr="00337E63">
              <w:rPr>
                <w:rFonts w:ascii="TH SarabunPSK" w:hAnsi="TH SarabunPSK" w:hint="cs"/>
                <w:sz w:val="30"/>
                <w:szCs w:val="30"/>
                <w:cs/>
              </w:rPr>
              <w:t>- เอกสารที่แสดงชื่อวารสาร/ฐานข้อมูล</w:t>
            </w:r>
            <w:r w:rsidRPr="00337E63">
              <w:rPr>
                <w:rFonts w:ascii="TH SarabunPSK" w:hAnsi="TH SarabunPSK"/>
                <w:sz w:val="30"/>
                <w:szCs w:val="30"/>
                <w:cs/>
              </w:rPr>
              <w:br/>
            </w:r>
            <w:r w:rsidRPr="00337E63">
              <w:rPr>
                <w:rFonts w:ascii="TH SarabunPSK" w:hAnsi="TH SarabunPSK" w:hint="cs"/>
                <w:sz w:val="30"/>
                <w:szCs w:val="30"/>
                <w:cs/>
              </w:rPr>
              <w:t>2.2)</w:t>
            </w:r>
            <w:r w:rsidRPr="00337E63">
              <w:rPr>
                <w:rFonts w:ascii="TH SarabunPSK" w:hAnsi="TH SarabunPSK"/>
                <w:sz w:val="30"/>
                <w:szCs w:val="30"/>
                <w:cs/>
              </w:rPr>
              <w:br/>
            </w:r>
            <w:r w:rsidRPr="00337E63">
              <w:rPr>
                <w:rFonts w:ascii="TH SarabunPSK" w:hAnsi="TH SarabunPSK" w:hint="cs"/>
                <w:sz w:val="30"/>
                <w:szCs w:val="30"/>
                <w:cs/>
              </w:rPr>
              <w:t>- ผลงานวิจัยที่นำไปเผยแพร่ที่สรุปให้กลุ่มเป้าหมายหรือผู้เกี่ยวข้องเข้าใจง่าย</w:t>
            </w:r>
            <w:r w:rsidRPr="00337E63">
              <w:rPr>
                <w:rFonts w:ascii="TH SarabunPSK" w:hAnsi="TH SarabunPSK"/>
                <w:sz w:val="30"/>
                <w:szCs w:val="30"/>
                <w:cs/>
              </w:rPr>
              <w:br/>
            </w:r>
            <w:r w:rsidRPr="00337E63">
              <w:rPr>
                <w:rFonts w:ascii="TH SarabunPSK" w:hAnsi="TH SarabunPSK" w:hint="cs"/>
                <w:sz w:val="30"/>
                <w:szCs w:val="30"/>
                <w:cs/>
              </w:rPr>
              <w:t>(หนังสือ/เรื่องเล่า)</w:t>
            </w:r>
            <w:r w:rsidRPr="00337E63">
              <w:rPr>
                <w:rFonts w:hint="cs"/>
                <w:sz w:val="30"/>
                <w:szCs w:val="30"/>
                <w:cs/>
              </w:rPr>
              <w:br/>
              <w:t>- หนังสือขอบคุณ/รูปถ่ายที่แสดง</w:t>
            </w:r>
            <w:r w:rsidR="00365ADE" w:rsidRPr="00337E63">
              <w:rPr>
                <w:rFonts w:hint="cs"/>
                <w:sz w:val="30"/>
                <w:szCs w:val="30"/>
                <w:cs/>
              </w:rPr>
              <w:t>การนำไปใช้ประโยชน์พร้อมลายเซ็น</w:t>
            </w:r>
            <w:r w:rsidRPr="00337E63">
              <w:rPr>
                <w:rFonts w:hint="cs"/>
                <w:sz w:val="30"/>
                <w:szCs w:val="30"/>
                <w:cs/>
              </w:rPr>
              <w:t>ของผู้นำไปใช้ประโยชน์</w:t>
            </w:r>
            <w:r w:rsidR="00280A84" w:rsidRPr="00337E63">
              <w:rPr>
                <w:rFonts w:hint="cs"/>
                <w:sz w:val="30"/>
                <w:szCs w:val="30"/>
                <w:cs/>
              </w:rPr>
              <w:t>และงานวิจัยที่นำไปใช้ประโยชน์</w:t>
            </w:r>
          </w:p>
        </w:tc>
        <w:tc>
          <w:tcPr>
            <w:tcW w:w="2255" w:type="dxa"/>
          </w:tcPr>
          <w:p w:rsidR="007C2CFF" w:rsidRPr="00337E63" w:rsidRDefault="00290F7E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br/>
              <w:t>ฝ่ายประกันคุณภาพฯ ส่งรายชื่องานวิจัยที่ผ่านการประเมินคุณภาพเพื่อไม่ให้อาจารย์ยื่นเอกสารซ้ำ</w:t>
            </w:r>
          </w:p>
        </w:tc>
      </w:tr>
    </w:tbl>
    <w:p w:rsidR="007C2CFF" w:rsidRDefault="007C2CFF" w:rsidP="00BE08DA">
      <w:pPr>
        <w:pStyle w:val="11"/>
        <w:ind w:firstLine="0"/>
        <w:rPr>
          <w:u w:val="single"/>
        </w:rPr>
      </w:pPr>
    </w:p>
    <w:p w:rsidR="00337E63" w:rsidRDefault="00337E63" w:rsidP="00BE08DA">
      <w:pPr>
        <w:pStyle w:val="11"/>
        <w:ind w:firstLine="0"/>
        <w:rPr>
          <w:u w:val="single"/>
        </w:rPr>
      </w:pPr>
    </w:p>
    <w:tbl>
      <w:tblPr>
        <w:tblStyle w:val="afb"/>
        <w:tblW w:w="9981" w:type="dxa"/>
        <w:tblLook w:val="04A0" w:firstRow="1" w:lastRow="0" w:firstColumn="1" w:lastColumn="0" w:noHBand="0" w:noVBand="1"/>
      </w:tblPr>
      <w:tblGrid>
        <w:gridCol w:w="4928"/>
        <w:gridCol w:w="2693"/>
        <w:gridCol w:w="2360"/>
      </w:tblGrid>
      <w:tr w:rsidR="00F072B4" w:rsidRPr="00337E63" w:rsidTr="00337E63">
        <w:tc>
          <w:tcPr>
            <w:tcW w:w="4928" w:type="dxa"/>
            <w:shd w:val="clear" w:color="auto" w:fill="D9D9D9" w:themeFill="background1" w:themeFillShade="D9"/>
            <w:vAlign w:val="center"/>
          </w:tcPr>
          <w:p w:rsidR="00F072B4" w:rsidRPr="00337E63" w:rsidRDefault="00F072B4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sz w:val="30"/>
                <w:szCs w:val="30"/>
                <w:u w:val="single"/>
                <w:cs/>
              </w:rPr>
              <w:lastRenderedPageBreak/>
              <w:t>ตัวคูณสำหรับผลงานที่ได้รับการจดสิทธิบัตรหรืออนุสิทธิบัตร</w:t>
            </w:r>
            <w:r w:rsidRPr="00337E63">
              <w:rPr>
                <w:sz w:val="30"/>
                <w:szCs w:val="30"/>
                <w:u w:val="single"/>
              </w:rPr>
              <w:t>(2.4)</w:t>
            </w:r>
            <w:r w:rsidRPr="00337E63">
              <w:rPr>
                <w:sz w:val="30"/>
                <w:szCs w:val="30"/>
                <w:cs/>
              </w:rPr>
              <w:t>มีดังต่อไปนี้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F072B4" w:rsidRPr="00337E63" w:rsidRDefault="00F072B4" w:rsidP="00337E63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หลักฐานที่ต้องการ</w:t>
            </w:r>
          </w:p>
        </w:tc>
        <w:tc>
          <w:tcPr>
            <w:tcW w:w="2360" w:type="dxa"/>
            <w:shd w:val="clear" w:color="auto" w:fill="D9D9D9" w:themeFill="background1" w:themeFillShade="D9"/>
            <w:vAlign w:val="center"/>
          </w:tcPr>
          <w:p w:rsidR="00F072B4" w:rsidRPr="00337E63" w:rsidRDefault="00F072B4" w:rsidP="00337E63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หลักฐานที่เกี่ยวข้องจากส่วนกลาง</w:t>
            </w:r>
          </w:p>
        </w:tc>
      </w:tr>
      <w:tr w:rsidR="00F072B4" w:rsidRPr="00337E63" w:rsidTr="00337E63">
        <w:tc>
          <w:tcPr>
            <w:tcW w:w="4928" w:type="dxa"/>
          </w:tcPr>
          <w:p w:rsidR="00F072B4" w:rsidRPr="00337E63" w:rsidRDefault="00F072B4" w:rsidP="00337E63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337E63">
              <w:rPr>
                <w:sz w:val="30"/>
                <w:szCs w:val="30"/>
                <w:cs/>
              </w:rPr>
              <w:t>ตัวคูณ=</w:t>
            </w:r>
            <w:r w:rsidRPr="00337E63">
              <w:rPr>
                <w:sz w:val="30"/>
                <w:szCs w:val="30"/>
              </w:rPr>
              <w:t>2</w:t>
            </w:r>
            <w:r w:rsidRPr="00337E63">
              <w:rPr>
                <w:sz w:val="30"/>
                <w:szCs w:val="30"/>
                <w:cs/>
              </w:rPr>
              <w:t xml:space="preserve"> มีการยื่นขอสิทธิบัตรหรืออนุสิทธิบัตร หรือมีการติดตามแก้ไข ปรับปรุง เพื่อให้ได้รับการจดสิทธิบัตรหรืออนุสิทธิบัต</w:t>
            </w:r>
            <w:r w:rsidR="00EA5CA7" w:rsidRPr="00337E63">
              <w:rPr>
                <w:rFonts w:hint="cs"/>
                <w:sz w:val="30"/>
                <w:szCs w:val="30"/>
                <w:cs/>
              </w:rPr>
              <w:t>ร</w:t>
            </w:r>
          </w:p>
        </w:tc>
        <w:tc>
          <w:tcPr>
            <w:tcW w:w="2693" w:type="dxa"/>
          </w:tcPr>
          <w:p w:rsidR="00F072B4" w:rsidRPr="00337E63" w:rsidRDefault="00624404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เอกสารที่แสดงขั้นตอนการยื่นขอสิทธิบัตรหรืออนุสิทธิบัตร</w:t>
            </w:r>
          </w:p>
        </w:tc>
        <w:tc>
          <w:tcPr>
            <w:tcW w:w="2360" w:type="dxa"/>
          </w:tcPr>
          <w:p w:rsidR="00F072B4" w:rsidRPr="00337E63" w:rsidRDefault="00F072B4" w:rsidP="00337E63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F072B4" w:rsidRPr="00337E63" w:rsidTr="00337E63">
        <w:tc>
          <w:tcPr>
            <w:tcW w:w="4928" w:type="dxa"/>
          </w:tcPr>
          <w:p w:rsidR="00F072B4" w:rsidRPr="00337E63" w:rsidRDefault="00F072B4" w:rsidP="00337E63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337E63">
              <w:rPr>
                <w:sz w:val="30"/>
                <w:szCs w:val="30"/>
                <w:cs/>
              </w:rPr>
              <w:t>ตัวคูณ=</w:t>
            </w:r>
            <w:r w:rsidRPr="00337E63">
              <w:rPr>
                <w:sz w:val="30"/>
                <w:szCs w:val="30"/>
              </w:rPr>
              <w:t>5</w:t>
            </w:r>
            <w:r w:rsidRPr="00337E63">
              <w:rPr>
                <w:sz w:val="30"/>
                <w:szCs w:val="30"/>
                <w:cs/>
              </w:rPr>
              <w:t xml:space="preserve"> ได้รับการจดสิทธิบัตรหรืออนุสิทธิบัตร</w:t>
            </w:r>
          </w:p>
        </w:tc>
        <w:tc>
          <w:tcPr>
            <w:tcW w:w="2693" w:type="dxa"/>
          </w:tcPr>
          <w:p w:rsidR="00F072B4" w:rsidRPr="00337E63" w:rsidRDefault="00624404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sz w:val="30"/>
                <w:szCs w:val="30"/>
                <w:cs/>
              </w:rPr>
              <w:t>สิทธิบัตรหรืออนุสิทธิบัตร</w:t>
            </w:r>
          </w:p>
        </w:tc>
        <w:tc>
          <w:tcPr>
            <w:tcW w:w="2360" w:type="dxa"/>
          </w:tcPr>
          <w:p w:rsidR="00F072B4" w:rsidRPr="00337E63" w:rsidRDefault="00F072B4" w:rsidP="00337E63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</w:tbl>
    <w:p w:rsidR="00F072B4" w:rsidRDefault="00F072B4" w:rsidP="00306E97">
      <w:pPr>
        <w:pStyle w:val="11"/>
        <w:ind w:firstLine="0"/>
        <w:rPr>
          <w:u w:val="single"/>
        </w:rPr>
      </w:pPr>
    </w:p>
    <w:p w:rsidR="00337E63" w:rsidRDefault="00337E63" w:rsidP="00306E97">
      <w:pPr>
        <w:pStyle w:val="11"/>
        <w:ind w:firstLine="0"/>
        <w:rPr>
          <w:u w:val="single"/>
        </w:rPr>
      </w:pPr>
    </w:p>
    <w:tbl>
      <w:tblPr>
        <w:tblStyle w:val="afb"/>
        <w:tblW w:w="9923" w:type="dxa"/>
        <w:tblLook w:val="04A0" w:firstRow="1" w:lastRow="0" w:firstColumn="1" w:lastColumn="0" w:noHBand="0" w:noVBand="1"/>
      </w:tblPr>
      <w:tblGrid>
        <w:gridCol w:w="4928"/>
        <w:gridCol w:w="2693"/>
        <w:gridCol w:w="2302"/>
      </w:tblGrid>
      <w:tr w:rsidR="00F072B4" w:rsidRPr="00337E63" w:rsidTr="00337E63">
        <w:tc>
          <w:tcPr>
            <w:tcW w:w="4928" w:type="dxa"/>
            <w:shd w:val="clear" w:color="auto" w:fill="D9D9D9" w:themeFill="background1" w:themeFillShade="D9"/>
            <w:vAlign w:val="center"/>
          </w:tcPr>
          <w:p w:rsidR="00F072B4" w:rsidRPr="00337E63" w:rsidRDefault="00F072B4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u w:val="single"/>
                <w:cs/>
              </w:rPr>
            </w:pPr>
            <w:r w:rsidRPr="00337E63">
              <w:rPr>
                <w:sz w:val="30"/>
                <w:szCs w:val="30"/>
                <w:u w:val="single"/>
                <w:cs/>
              </w:rPr>
              <w:t>ตัวคูณสำหรับผลงานวิชาการ (</w:t>
            </w:r>
            <w:r w:rsidRPr="00337E63">
              <w:rPr>
                <w:sz w:val="30"/>
                <w:szCs w:val="30"/>
                <w:u w:val="single"/>
              </w:rPr>
              <w:t xml:space="preserve">2.5) </w:t>
            </w:r>
            <w:r w:rsidRPr="00337E63">
              <w:rPr>
                <w:sz w:val="30"/>
                <w:szCs w:val="30"/>
                <w:u w:val="single"/>
                <w:cs/>
              </w:rPr>
              <w:t>มีดังต่อไปนี้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F072B4" w:rsidRPr="00337E63" w:rsidRDefault="00F072B4" w:rsidP="00337E63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หลักฐานที่ต้องการ</w:t>
            </w:r>
          </w:p>
        </w:tc>
        <w:tc>
          <w:tcPr>
            <w:tcW w:w="2302" w:type="dxa"/>
            <w:shd w:val="clear" w:color="auto" w:fill="D9D9D9" w:themeFill="background1" w:themeFillShade="D9"/>
            <w:vAlign w:val="center"/>
          </w:tcPr>
          <w:p w:rsidR="00F072B4" w:rsidRPr="00337E63" w:rsidRDefault="00F072B4" w:rsidP="00337E63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หลักฐานที่เกี่ยวข้องจากส่วนกลาง</w:t>
            </w:r>
          </w:p>
        </w:tc>
      </w:tr>
      <w:tr w:rsidR="00F072B4" w:rsidRPr="00337E63" w:rsidTr="00337E63">
        <w:tc>
          <w:tcPr>
            <w:tcW w:w="4928" w:type="dxa"/>
          </w:tcPr>
          <w:p w:rsidR="00EE0753" w:rsidRDefault="00F072B4" w:rsidP="00337E63">
            <w:pPr>
              <w:pStyle w:val="11"/>
              <w:spacing w:before="0" w:after="0"/>
              <w:rPr>
                <w:sz w:val="30"/>
                <w:szCs w:val="30"/>
              </w:rPr>
            </w:pPr>
            <w:r w:rsidRPr="00337E63">
              <w:rPr>
                <w:sz w:val="30"/>
                <w:szCs w:val="30"/>
                <w:cs/>
              </w:rPr>
              <w:t>ตัวคูณ=</w:t>
            </w:r>
            <w:r w:rsidRPr="00337E63">
              <w:rPr>
                <w:sz w:val="30"/>
                <w:szCs w:val="30"/>
              </w:rPr>
              <w:t>3</w:t>
            </w:r>
            <w:r w:rsidRPr="00337E63">
              <w:rPr>
                <w:sz w:val="30"/>
                <w:szCs w:val="30"/>
                <w:cs/>
              </w:rPr>
              <w:t xml:space="preserve"> เอกสารประกอบการสอนหรือบทความวิชาการที่ตีพิมพ์ในระดับชาติหรือนานาชาติ </w:t>
            </w:r>
          </w:p>
          <w:p w:rsidR="00EE0753" w:rsidRDefault="00EE0753" w:rsidP="00337E63">
            <w:pPr>
              <w:pStyle w:val="11"/>
              <w:spacing w:before="0" w:after="0"/>
              <w:rPr>
                <w:sz w:val="30"/>
                <w:szCs w:val="30"/>
              </w:rPr>
            </w:pPr>
          </w:p>
          <w:p w:rsidR="00F072B4" w:rsidRPr="00337E63" w:rsidRDefault="00EE0753" w:rsidP="00337E63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337E63">
              <w:rPr>
                <w:sz w:val="30"/>
                <w:szCs w:val="30"/>
                <w:cs/>
              </w:rPr>
              <w:t>ตัวคูณ=</w:t>
            </w:r>
            <w:r w:rsidRPr="00337E63">
              <w:rPr>
                <w:sz w:val="30"/>
                <w:szCs w:val="30"/>
              </w:rPr>
              <w:t>4</w:t>
            </w:r>
            <w:r w:rsidRPr="00337E63">
              <w:rPr>
                <w:sz w:val="30"/>
                <w:szCs w:val="30"/>
                <w:cs/>
              </w:rPr>
              <w:t xml:space="preserve"> เอกสารคำสอน</w:t>
            </w:r>
          </w:p>
        </w:tc>
        <w:tc>
          <w:tcPr>
            <w:tcW w:w="2693" w:type="dxa"/>
          </w:tcPr>
          <w:p w:rsidR="00EE0753" w:rsidRPr="003872CE" w:rsidRDefault="00F10ED4" w:rsidP="00EE0753">
            <w:pPr>
              <w:pStyle w:val="11"/>
              <w:spacing w:before="0" w:after="0"/>
              <w:ind w:firstLine="0"/>
              <w:rPr>
                <w:color w:val="FF0000"/>
                <w:sz w:val="30"/>
                <w:szCs w:val="30"/>
              </w:rPr>
            </w:pPr>
            <w:r w:rsidRPr="003872CE">
              <w:rPr>
                <w:rFonts w:hint="cs"/>
                <w:color w:val="FF0000"/>
                <w:sz w:val="30"/>
                <w:szCs w:val="30"/>
                <w:cs/>
              </w:rPr>
              <w:t>- เอกสาร</w:t>
            </w:r>
            <w:r w:rsidR="00EE0753" w:rsidRPr="003872CE">
              <w:rPr>
                <w:rFonts w:hint="cs"/>
                <w:color w:val="FF0000"/>
                <w:sz w:val="30"/>
                <w:szCs w:val="30"/>
                <w:cs/>
              </w:rPr>
              <w:t xml:space="preserve">ผลงานให้เป็นไปตามประกาศ </w:t>
            </w:r>
            <w:proofErr w:type="spellStart"/>
            <w:r w:rsidR="00EE0753" w:rsidRPr="003872CE">
              <w:rPr>
                <w:rFonts w:hint="cs"/>
                <w:color w:val="FF0000"/>
                <w:sz w:val="30"/>
                <w:szCs w:val="30"/>
                <w:cs/>
              </w:rPr>
              <w:t>ก.พ.อ</w:t>
            </w:r>
            <w:proofErr w:type="spellEnd"/>
            <w:r w:rsidR="00EE0753" w:rsidRPr="003872CE">
              <w:rPr>
                <w:rFonts w:hint="cs"/>
                <w:color w:val="FF0000"/>
                <w:sz w:val="30"/>
                <w:szCs w:val="30"/>
                <w:cs/>
              </w:rPr>
              <w:t>. เรื่อง หลักเกณฑ์และวิธีการพิจารณาแต่งตั้งบุคคลให้ดำรงตำแหน่งผศ. รศ.และ ศ. (ฉบับที่ 2) พ.ศ.2550</w:t>
            </w:r>
          </w:p>
          <w:p w:rsidR="00F072B4" w:rsidRPr="003872CE" w:rsidRDefault="004D35F9" w:rsidP="00EE0753">
            <w:pPr>
              <w:pStyle w:val="11"/>
              <w:spacing w:before="0" w:after="0"/>
              <w:ind w:firstLine="0"/>
              <w:rPr>
                <w:color w:val="FF0000"/>
                <w:sz w:val="30"/>
                <w:szCs w:val="30"/>
                <w:cs/>
              </w:rPr>
            </w:pPr>
            <w:r w:rsidRPr="003872CE">
              <w:rPr>
                <w:rFonts w:hint="cs"/>
                <w:sz w:val="30"/>
                <w:szCs w:val="30"/>
                <w:cs/>
              </w:rPr>
              <w:t xml:space="preserve">- </w:t>
            </w:r>
            <w:r w:rsidRPr="003872CE">
              <w:rPr>
                <w:rFonts w:ascii="TH SarabunPSK" w:hAnsi="TH SarabunPSK"/>
                <w:sz w:val="30"/>
                <w:szCs w:val="30"/>
                <w:cs/>
              </w:rPr>
              <w:t>บทความวิชาการฉบับเต็ม (</w:t>
            </w:r>
            <w:r w:rsidRPr="003872CE">
              <w:rPr>
                <w:rFonts w:ascii="TH SarabunPSK" w:hAnsi="TH SarabunPSK"/>
                <w:sz w:val="30"/>
                <w:szCs w:val="30"/>
              </w:rPr>
              <w:t>full paper</w:t>
            </w:r>
            <w:r w:rsidRPr="003872CE">
              <w:rPr>
                <w:rFonts w:ascii="TH SarabunPSK" w:hAnsi="TH SarabunPSK"/>
                <w:sz w:val="30"/>
                <w:szCs w:val="30"/>
                <w:cs/>
              </w:rPr>
              <w:t>)</w:t>
            </w:r>
            <w:r w:rsidRPr="003872CE">
              <w:rPr>
                <w:rFonts w:hint="cs"/>
                <w:sz w:val="30"/>
                <w:szCs w:val="30"/>
                <w:u w:val="single"/>
                <w:cs/>
              </w:rPr>
              <w:t>ไม่ใช่บทความวิจัย</w:t>
            </w:r>
          </w:p>
        </w:tc>
        <w:tc>
          <w:tcPr>
            <w:tcW w:w="2302" w:type="dxa"/>
          </w:tcPr>
          <w:p w:rsidR="00F072B4" w:rsidRPr="00337E63" w:rsidRDefault="004D35F9" w:rsidP="00337E63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337E63">
              <w:rPr>
                <w:rFonts w:hint="cs"/>
                <w:sz w:val="30"/>
                <w:szCs w:val="30"/>
                <w:cs/>
              </w:rPr>
              <w:t>ฝ่ายประกันคุณภาพฯ ส่งรายชื่อบทความวิชาการที่ผ่านการประเมินคุณภาพเพื่อไม่ให้อาจารย์ยื่นเอกสารซ้ำ</w:t>
            </w:r>
          </w:p>
        </w:tc>
      </w:tr>
      <w:tr w:rsidR="004D35F9" w:rsidRPr="00337E63" w:rsidTr="00337E63">
        <w:tc>
          <w:tcPr>
            <w:tcW w:w="4928" w:type="dxa"/>
          </w:tcPr>
          <w:p w:rsidR="004D35F9" w:rsidRPr="00337E63" w:rsidRDefault="004D35F9" w:rsidP="00EE0753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337E63">
              <w:rPr>
                <w:sz w:val="30"/>
                <w:szCs w:val="30"/>
                <w:cs/>
              </w:rPr>
              <w:t>ตัวคูณ=</w:t>
            </w:r>
            <w:r w:rsidRPr="00337E63">
              <w:rPr>
                <w:sz w:val="30"/>
                <w:szCs w:val="30"/>
              </w:rPr>
              <w:t>5</w:t>
            </w:r>
            <w:r w:rsidRPr="00337E63">
              <w:rPr>
                <w:sz w:val="30"/>
                <w:szCs w:val="30"/>
                <w:cs/>
              </w:rPr>
              <w:t xml:space="preserve"> หนังสือหรือตำราที่จัดพิมพ์โดยสำนักพิมพ์ที่ได้รับการยอมรับ หรือ</w:t>
            </w:r>
            <w:r w:rsidRPr="00337E63">
              <w:rPr>
                <w:sz w:val="30"/>
                <w:szCs w:val="30"/>
              </w:rPr>
              <w:t xml:space="preserve"> e-learning </w:t>
            </w:r>
            <w:r w:rsidRPr="00337E63">
              <w:rPr>
                <w:sz w:val="30"/>
                <w:szCs w:val="30"/>
                <w:cs/>
              </w:rPr>
              <w:t>ในรายวิชาของคณะวิทยาศาสตร์</w:t>
            </w:r>
          </w:p>
        </w:tc>
        <w:tc>
          <w:tcPr>
            <w:tcW w:w="2693" w:type="dxa"/>
          </w:tcPr>
          <w:p w:rsidR="00EE0753" w:rsidRPr="003872CE" w:rsidRDefault="004D35F9" w:rsidP="00EE0753">
            <w:pPr>
              <w:pStyle w:val="11"/>
              <w:spacing w:before="0" w:after="0"/>
              <w:ind w:firstLine="0"/>
              <w:rPr>
                <w:color w:val="FF0000"/>
                <w:sz w:val="30"/>
                <w:szCs w:val="30"/>
              </w:rPr>
            </w:pPr>
            <w:r w:rsidRPr="003872CE">
              <w:rPr>
                <w:rFonts w:hint="cs"/>
                <w:color w:val="FF0000"/>
                <w:sz w:val="30"/>
                <w:szCs w:val="30"/>
                <w:cs/>
              </w:rPr>
              <w:t xml:space="preserve">- </w:t>
            </w:r>
            <w:r w:rsidR="00EE0753" w:rsidRPr="003872CE">
              <w:rPr>
                <w:rFonts w:hint="cs"/>
                <w:color w:val="FF0000"/>
                <w:sz w:val="30"/>
                <w:szCs w:val="30"/>
                <w:cs/>
              </w:rPr>
              <w:t xml:space="preserve"> เอกสารผลงานให้เป็นไปตามประกาศ </w:t>
            </w:r>
            <w:proofErr w:type="spellStart"/>
            <w:r w:rsidR="00EE0753" w:rsidRPr="003872CE">
              <w:rPr>
                <w:rFonts w:hint="cs"/>
                <w:color w:val="FF0000"/>
                <w:sz w:val="30"/>
                <w:szCs w:val="30"/>
                <w:cs/>
              </w:rPr>
              <w:t>ก.พ.อ</w:t>
            </w:r>
            <w:proofErr w:type="spellEnd"/>
            <w:r w:rsidR="00EE0753" w:rsidRPr="003872CE">
              <w:rPr>
                <w:rFonts w:hint="cs"/>
                <w:color w:val="FF0000"/>
                <w:sz w:val="30"/>
                <w:szCs w:val="30"/>
                <w:cs/>
              </w:rPr>
              <w:t>. เรื่อง หลักเกณฑ์และวิธีการพิจารณาแต่งตั้งบุคคลให้ดำรงตำแหน่งผศ. รศ.และ ศ. (ฉบับที่ 2) พ.ศ.2550</w:t>
            </w:r>
          </w:p>
          <w:p w:rsidR="004D35F9" w:rsidRPr="003872CE" w:rsidRDefault="004D35F9" w:rsidP="00EE0753">
            <w:pPr>
              <w:pStyle w:val="11"/>
              <w:spacing w:before="0" w:after="0"/>
              <w:ind w:firstLine="0"/>
              <w:rPr>
                <w:color w:val="FF0000"/>
                <w:sz w:val="30"/>
                <w:szCs w:val="30"/>
                <w:cs/>
              </w:rPr>
            </w:pPr>
            <w:r w:rsidRPr="003872CE">
              <w:rPr>
                <w:rFonts w:hint="cs"/>
                <w:sz w:val="30"/>
                <w:szCs w:val="30"/>
                <w:cs/>
              </w:rPr>
              <w:t xml:space="preserve">- </w:t>
            </w:r>
            <w:r w:rsidRPr="003872CE">
              <w:rPr>
                <w:sz w:val="30"/>
                <w:szCs w:val="30"/>
                <w:cs/>
              </w:rPr>
              <w:t>หนังสือหรือตำรา</w:t>
            </w:r>
            <w:r w:rsidRPr="003872CE">
              <w:rPr>
                <w:rFonts w:hint="cs"/>
                <w:sz w:val="30"/>
                <w:szCs w:val="30"/>
                <w:cs/>
              </w:rPr>
              <w:t>ที่จัดพิมพ์โดย</w:t>
            </w:r>
            <w:r w:rsidRPr="003872CE">
              <w:rPr>
                <w:sz w:val="30"/>
                <w:szCs w:val="30"/>
                <w:cs/>
              </w:rPr>
              <w:t>สำนักพิมพ์ที่ได้รับการยอมรับ</w:t>
            </w:r>
            <w:r w:rsidRPr="003872CE">
              <w:rPr>
                <w:rFonts w:hint="cs"/>
                <w:sz w:val="30"/>
                <w:szCs w:val="30"/>
                <w:cs/>
              </w:rPr>
              <w:br/>
              <w:t xml:space="preserve">- </w:t>
            </w:r>
            <w:r w:rsidRPr="003872CE">
              <w:rPr>
                <w:sz w:val="30"/>
                <w:szCs w:val="30"/>
                <w:cs/>
              </w:rPr>
              <w:t>รายวิชาของคณะวิทยาศาสตร์</w:t>
            </w:r>
            <w:r w:rsidRPr="003872CE">
              <w:rPr>
                <w:rFonts w:hint="cs"/>
                <w:sz w:val="30"/>
                <w:szCs w:val="30"/>
                <w:cs/>
              </w:rPr>
              <w:t xml:space="preserve">ที่มีการจัด </w:t>
            </w:r>
            <w:r w:rsidRPr="003872CE">
              <w:rPr>
                <w:sz w:val="30"/>
                <w:szCs w:val="30"/>
              </w:rPr>
              <w:t>e-learning</w:t>
            </w:r>
            <w:r w:rsidRPr="003872CE">
              <w:rPr>
                <w:rFonts w:hint="cs"/>
                <w:sz w:val="30"/>
                <w:szCs w:val="30"/>
                <w:cs/>
              </w:rPr>
              <w:t xml:space="preserve"> (</w:t>
            </w:r>
            <w:r w:rsidRPr="003872CE">
              <w:rPr>
                <w:sz w:val="30"/>
                <w:szCs w:val="30"/>
              </w:rPr>
              <w:t>Print out</w:t>
            </w:r>
            <w:r w:rsidRPr="003872CE">
              <w:rPr>
                <w:rFonts w:hint="cs"/>
                <w:sz w:val="30"/>
                <w:szCs w:val="30"/>
                <w:cs/>
              </w:rPr>
              <w:t>)</w:t>
            </w:r>
          </w:p>
        </w:tc>
        <w:tc>
          <w:tcPr>
            <w:tcW w:w="2302" w:type="dxa"/>
          </w:tcPr>
          <w:p w:rsidR="004D35F9" w:rsidRPr="00337E63" w:rsidRDefault="004D35F9" w:rsidP="00337E63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</w:tbl>
    <w:p w:rsidR="00F072B4" w:rsidRPr="00F072B4" w:rsidRDefault="00F072B4" w:rsidP="00306E97">
      <w:pPr>
        <w:pStyle w:val="11"/>
        <w:ind w:firstLine="0"/>
        <w:rPr>
          <w:u w:val="single"/>
        </w:rPr>
      </w:pPr>
    </w:p>
    <w:p w:rsidR="007C2CFF" w:rsidRDefault="007C2CFF" w:rsidP="00BE08DA">
      <w:pPr>
        <w:pStyle w:val="11"/>
      </w:pPr>
    </w:p>
    <w:p w:rsidR="007C2CFF" w:rsidRDefault="007C2CFF" w:rsidP="00BE08DA">
      <w:pPr>
        <w:pStyle w:val="11"/>
        <w:sectPr w:rsidR="007C2CFF" w:rsidSect="00482FB9">
          <w:pgSz w:w="11907" w:h="16839" w:code="9"/>
          <w:pgMar w:top="1440" w:right="1440" w:bottom="1440" w:left="1440" w:header="562" w:footer="562" w:gutter="0"/>
          <w:cols w:space="708"/>
          <w:titlePg/>
          <w:docGrid w:linePitch="435"/>
        </w:sectPr>
      </w:pPr>
    </w:p>
    <w:p w:rsidR="007C2CFF" w:rsidRDefault="002F5EB9" w:rsidP="002F5EB9">
      <w:pPr>
        <w:pStyle w:val="2"/>
      </w:pPr>
      <w:bookmarkStart w:id="27" w:name="_Toc372796275"/>
      <w:r>
        <w:rPr>
          <w:rFonts w:hint="cs"/>
          <w:cs/>
        </w:rPr>
        <w:lastRenderedPageBreak/>
        <w:t>ภาระงานด้านการบริการวิชาการ</w:t>
      </w:r>
      <w:bookmarkEnd w:id="27"/>
    </w:p>
    <w:p w:rsidR="008003E5" w:rsidRPr="008003E5" w:rsidRDefault="008003E5" w:rsidP="008003E5">
      <w:pPr>
        <w:pStyle w:val="3"/>
      </w:pPr>
      <w:bookmarkStart w:id="28" w:name="_Toc372796276"/>
      <w:r>
        <w:rPr>
          <w:rFonts w:hint="cs"/>
          <w:cs/>
        </w:rPr>
        <w:t>องค์ประกอบของภาระงานด้าน</w:t>
      </w:r>
      <w:r w:rsidR="00891382">
        <w:rPr>
          <w:rFonts w:hint="cs"/>
          <w:cs/>
        </w:rPr>
        <w:t>การ</w:t>
      </w:r>
      <w:r>
        <w:rPr>
          <w:rFonts w:hint="cs"/>
          <w:cs/>
        </w:rPr>
        <w:t>บริการวิชาการ</w:t>
      </w:r>
      <w:bookmarkEnd w:id="28"/>
    </w:p>
    <w:tbl>
      <w:tblPr>
        <w:tblW w:w="3451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6224"/>
      </w:tblGrid>
      <w:tr w:rsidR="00D25802" w:rsidRPr="00DF0B01" w:rsidTr="008003E5">
        <w:trPr>
          <w:trHeight w:val="360"/>
        </w:trPr>
        <w:tc>
          <w:tcPr>
            <w:tcW w:w="5000" w:type="pct"/>
            <w:shd w:val="clear" w:color="auto" w:fill="auto"/>
            <w:hideMark/>
          </w:tcPr>
          <w:p w:rsidR="00D25802" w:rsidRPr="006B0B5F" w:rsidRDefault="00D25802" w:rsidP="00DF0B0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B0B5F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6B0B5F">
              <w:rPr>
                <w:rFonts w:ascii="TH SarabunPSK" w:hAnsi="TH SarabunPSK" w:cs="TH SarabunPSK"/>
                <w:sz w:val="28"/>
                <w:szCs w:val="28"/>
                <w:cs/>
              </w:rPr>
              <w:t>ภาระงานด้านการบริการวิชาการ</w:t>
            </w:r>
          </w:p>
        </w:tc>
      </w:tr>
      <w:tr w:rsidR="00D25802" w:rsidRPr="006B0B5F" w:rsidTr="008003E5">
        <w:trPr>
          <w:trHeight w:val="360"/>
        </w:trPr>
        <w:tc>
          <w:tcPr>
            <w:tcW w:w="5000" w:type="pct"/>
            <w:shd w:val="clear" w:color="auto" w:fill="auto"/>
            <w:hideMark/>
          </w:tcPr>
          <w:p w:rsidR="00CB6BC9" w:rsidRDefault="00D25802" w:rsidP="00DF0B01">
            <w:pPr>
              <w:ind w:left="567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B0B5F">
              <w:rPr>
                <w:rFonts w:ascii="TH SarabunPSK" w:hAnsi="TH SarabunPSK" w:cs="TH SarabunPSK"/>
                <w:sz w:val="28"/>
                <w:szCs w:val="28"/>
              </w:rPr>
              <w:t xml:space="preserve">3.1) </w:t>
            </w:r>
            <w:r w:rsidR="00CB6BC9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การบริการวิชาการในโครงการตามยุทธศาสตร</w:t>
            </w:r>
            <w:r w:rsidR="00EA5CA7">
              <w:rPr>
                <w:rFonts w:ascii="TH SarabunPSK" w:hAnsi="TH SarabunPSK" w:cs="TH SarabunPSK" w:hint="cs"/>
                <w:sz w:val="28"/>
                <w:szCs w:val="28"/>
                <w:cs/>
              </w:rPr>
              <w:t>์</w:t>
            </w:r>
            <w:r w:rsidR="00CB6BC9">
              <w:rPr>
                <w:rFonts w:ascii="TH SarabunPSK" w:hAnsi="TH SarabunPSK" w:cs="TH SarabunPSK" w:hint="cs"/>
                <w:sz w:val="28"/>
                <w:szCs w:val="28"/>
                <w:cs/>
              </w:rPr>
              <w:t>ด้านการบริการวิชาการของคณะ</w:t>
            </w:r>
          </w:p>
          <w:p w:rsidR="00D25802" w:rsidRDefault="00CB6BC9" w:rsidP="00DF0B01">
            <w:pPr>
              <w:ind w:left="567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3.2) </w:t>
            </w:r>
            <w:r w:rsidR="00374364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การบริการวิชาการในระดับ</w:t>
            </w:r>
            <w:r w:rsidR="00A83FDA">
              <w:rPr>
                <w:rFonts w:ascii="TH SarabunPSK" w:hAnsi="TH SarabunPSK" w:cs="TH SarabunPSK" w:hint="cs"/>
                <w:sz w:val="28"/>
                <w:szCs w:val="28"/>
                <w:cs/>
              </w:rPr>
              <w:t>ชาติ/</w:t>
            </w:r>
            <w:r w:rsidR="00374364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นานาชาติ</w:t>
            </w:r>
          </w:p>
          <w:p w:rsidR="00CB6BC9" w:rsidRPr="006B0B5F" w:rsidRDefault="00CB6BC9" w:rsidP="00374364">
            <w:pPr>
              <w:ind w:left="567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3.3) </w:t>
            </w:r>
            <w:r w:rsidR="00374364" w:rsidRPr="006B0B5F">
              <w:rPr>
                <w:rFonts w:ascii="TH SarabunPSK" w:hAnsi="TH SarabunPSK" w:cs="TH SarabunPSK"/>
                <w:sz w:val="28"/>
                <w:szCs w:val="28"/>
                <w:cs/>
              </w:rPr>
              <w:t>การบริการวิชาการแก่สังคมและชุมชน</w:t>
            </w:r>
          </w:p>
        </w:tc>
      </w:tr>
      <w:tr w:rsidR="00D25802" w:rsidRPr="006B0B5F" w:rsidTr="008003E5">
        <w:trPr>
          <w:trHeight w:val="54"/>
        </w:trPr>
        <w:tc>
          <w:tcPr>
            <w:tcW w:w="5000" w:type="pct"/>
            <w:shd w:val="clear" w:color="auto" w:fill="auto"/>
            <w:vAlign w:val="bottom"/>
            <w:hideMark/>
          </w:tcPr>
          <w:p w:rsidR="00D25802" w:rsidRDefault="00D25802" w:rsidP="00E26827">
            <w:pPr>
              <w:ind w:left="567"/>
              <w:rPr>
                <w:rFonts w:ascii="TH SarabunPSK" w:hAnsi="TH SarabunPSK" w:cs="TH SarabunPSK"/>
                <w:sz w:val="28"/>
                <w:szCs w:val="28"/>
              </w:rPr>
            </w:pPr>
            <w:r w:rsidRPr="006B0B5F">
              <w:rPr>
                <w:rFonts w:ascii="TH SarabunPSK" w:hAnsi="TH SarabunPSK" w:cs="TH SarabunPSK"/>
                <w:sz w:val="28"/>
                <w:szCs w:val="28"/>
              </w:rPr>
              <w:t>3.</w:t>
            </w:r>
            <w:r w:rsidR="007266FB">
              <w:rPr>
                <w:rFonts w:ascii="TH SarabunPSK" w:hAnsi="TH SarabunPSK" w:cs="TH SarabunPSK"/>
                <w:sz w:val="28"/>
                <w:szCs w:val="28"/>
              </w:rPr>
              <w:t>4</w:t>
            </w:r>
            <w:r w:rsidRPr="006B0B5F">
              <w:rPr>
                <w:rFonts w:ascii="TH SarabunPSK" w:hAnsi="TH SarabunPSK" w:cs="TH SarabunPSK"/>
                <w:sz w:val="28"/>
                <w:szCs w:val="28"/>
              </w:rPr>
              <w:t xml:space="preserve">) </w:t>
            </w:r>
            <w:r w:rsidR="00E26827">
              <w:rPr>
                <w:rFonts w:ascii="TH SarabunPSK" w:hAnsi="TH SarabunPSK" w:cs="TH SarabunPSK" w:hint="cs"/>
                <w:sz w:val="28"/>
                <w:szCs w:val="28"/>
                <w:cs/>
              </w:rPr>
              <w:t>งานบริการวิชาการรับเชิญเป็นผู้ทรงคุณวุฒิ</w:t>
            </w:r>
          </w:p>
          <w:p w:rsidR="00E26827" w:rsidRDefault="00E26827" w:rsidP="00E26827">
            <w:pPr>
              <w:ind w:left="567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    เป็นวิทยากร/ผู้ทรงคุณวุฒิอ่านผลงานวิชาการ    </w:t>
            </w:r>
            <w:r w:rsidR="00B82AF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:rsidR="00E26827" w:rsidRPr="006B0B5F" w:rsidRDefault="00E26827" w:rsidP="00B82AF7">
            <w:pPr>
              <w:ind w:left="567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    เป็นกรรมการต่าง ๆ /ผู้ทรงคุณวุฒิอื่น ๆ           </w:t>
            </w:r>
            <w:r w:rsidR="00B82AF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</w:p>
        </w:tc>
      </w:tr>
      <w:tr w:rsidR="00D25802" w:rsidRPr="006B0B5F" w:rsidTr="008003E5">
        <w:trPr>
          <w:trHeight w:val="78"/>
        </w:trPr>
        <w:tc>
          <w:tcPr>
            <w:tcW w:w="5000" w:type="pct"/>
            <w:shd w:val="clear" w:color="auto" w:fill="auto"/>
            <w:vAlign w:val="bottom"/>
            <w:hideMark/>
          </w:tcPr>
          <w:p w:rsidR="00D25802" w:rsidRPr="006B0B5F" w:rsidRDefault="00D25802" w:rsidP="003536ED">
            <w:pPr>
              <w:ind w:left="567"/>
              <w:rPr>
                <w:rFonts w:ascii="TH SarabunPSK" w:hAnsi="TH SarabunPSK" w:cs="TH SarabunPSK"/>
                <w:sz w:val="28"/>
                <w:szCs w:val="28"/>
              </w:rPr>
            </w:pPr>
            <w:r w:rsidRPr="006B0B5F">
              <w:rPr>
                <w:rFonts w:ascii="TH SarabunPSK" w:hAnsi="TH SarabunPSK" w:cs="TH SarabunPSK"/>
                <w:sz w:val="28"/>
                <w:szCs w:val="28"/>
              </w:rPr>
              <w:t>3.</w:t>
            </w:r>
            <w:r w:rsidR="007266FB">
              <w:rPr>
                <w:rFonts w:ascii="TH SarabunPSK" w:hAnsi="TH SarabunPSK" w:cs="TH SarabunPSK"/>
                <w:sz w:val="28"/>
                <w:szCs w:val="28"/>
              </w:rPr>
              <w:t>5</w:t>
            </w:r>
            <w:r w:rsidRPr="006B0B5F">
              <w:rPr>
                <w:rFonts w:ascii="TH SarabunPSK" w:hAnsi="TH SarabunPSK" w:cs="TH SarabunPSK"/>
                <w:sz w:val="28"/>
                <w:szCs w:val="28"/>
              </w:rPr>
              <w:t xml:space="preserve">) </w:t>
            </w:r>
            <w:r w:rsidR="00E2682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งานบริการวิชาการรับเชิญรายบุคคล งานบริการการสอน โครงการ </w:t>
            </w:r>
            <w:proofErr w:type="spellStart"/>
            <w:r w:rsidR="00E26827">
              <w:rPr>
                <w:rFonts w:ascii="TH SarabunPSK" w:hAnsi="TH SarabunPSK" w:cs="TH SarabunPSK" w:hint="cs"/>
                <w:sz w:val="28"/>
                <w:szCs w:val="28"/>
                <w:cs/>
              </w:rPr>
              <w:t>วมว</w:t>
            </w:r>
            <w:proofErr w:type="spellEnd"/>
            <w:r w:rsidR="00E2682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/โรงเรียนต่าง ๆ   </w:t>
            </w:r>
          </w:p>
        </w:tc>
      </w:tr>
    </w:tbl>
    <w:p w:rsidR="008003E5" w:rsidRDefault="00891382" w:rsidP="00891382">
      <w:pPr>
        <w:pStyle w:val="3"/>
      </w:pPr>
      <w:bookmarkStart w:id="29" w:name="_Toc372796277"/>
      <w:r>
        <w:rPr>
          <w:rFonts w:hint="cs"/>
          <w:cs/>
        </w:rPr>
        <w:t>สูตรการคำนวณภาระงานด้านการบริการวิชาการ</w:t>
      </w:r>
      <w:bookmarkEnd w:id="29"/>
    </w:p>
    <w:p w:rsidR="00891382" w:rsidRDefault="00891382" w:rsidP="00891382">
      <w:pPr>
        <w:pStyle w:val="11"/>
      </w:pPr>
      <w:r>
        <w:rPr>
          <w:cs/>
        </w:rPr>
        <w:t>คะแนนของความสำเร็จของภาระงานด้านการ</w:t>
      </w:r>
      <w:r>
        <w:rPr>
          <w:rFonts w:hint="cs"/>
          <w:cs/>
        </w:rPr>
        <w:t>บริการวิชาการ</w:t>
      </w:r>
      <w:r w:rsidR="009D436E">
        <w:rPr>
          <w:rFonts w:hint="cs"/>
          <w:cs/>
        </w:rPr>
        <w:t xml:space="preserve">สำหรับข้อ </w:t>
      </w:r>
      <w:r w:rsidR="009D436E">
        <w:t xml:space="preserve">3.1) -3.4) </w:t>
      </w:r>
      <w:r w:rsidR="00CB6BC9">
        <w:rPr>
          <w:cs/>
        </w:rPr>
        <w:t>คำนวณจากสูตร</w:t>
      </w:r>
    </w:p>
    <w:p w:rsidR="00891382" w:rsidRPr="009B4856" w:rsidRDefault="00891382" w:rsidP="00891382">
      <w:pPr>
        <w:pStyle w:val="11"/>
        <w:jc w:val="center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D9D9D9" w:themeFill="background1" w:themeFillShade="D9"/>
              <w:cs/>
            </w:rPr>
            <m:t>คะแนนดิบด้านการบริการวิชาการ</m:t>
          </m:r>
          <m:r>
            <w:rPr>
              <w:rFonts w:ascii="Cambria Math" w:hAnsi="Cambria Math"/>
              <w:shd w:val="clear" w:color="auto" w:fill="D9D9D9" w:themeFill="background1" w:themeFillShade="D9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hd w:val="clear" w:color="auto" w:fill="D9D9D9" w:themeFill="background1" w:themeFillShade="D9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hd w:val="clear" w:color="auto" w:fill="D9D9D9" w:themeFill="background1" w:themeFillShade="D9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D9D9D9" w:themeFill="background1" w:themeFillShade="D9"/>
                      <w:cs/>
                    </w:rPr>
                    <m:t>ภาระงานของแต่ละโครงการ×ตัวคูณ</m:t>
                  </m:r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)</m:t>
                  </m:r>
                </m:e>
              </m:nary>
            </m:num>
            <m:den>
              <m:r>
                <w:rPr>
                  <w:rFonts w:ascii="Cambria Math" w:hAnsi="Cambria Math"/>
                  <w:shd w:val="clear" w:color="auto" w:fill="D9D9D9" w:themeFill="background1" w:themeFillShade="D9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D9D9D9" w:themeFill="background1" w:themeFillShade="D9"/>
                </w:rPr>
                <m:t xml:space="preserve"> ×5</m:t>
              </m:r>
            </m:den>
          </m:f>
          <m:r>
            <w:rPr>
              <w:rFonts w:ascii="Cambria Math" w:hAnsi="Cambria Math"/>
              <w:shd w:val="clear" w:color="auto" w:fill="D9D9D9" w:themeFill="background1" w:themeFillShade="D9"/>
            </w:rPr>
            <m:t>×100</m:t>
          </m:r>
        </m:oMath>
      </m:oMathPara>
    </w:p>
    <w:p w:rsidR="00A83FDA" w:rsidRDefault="00891382" w:rsidP="00891382">
      <w:pPr>
        <w:pStyle w:val="11"/>
        <w:ind w:firstLine="0"/>
      </w:pPr>
      <w:r>
        <w:tab/>
      </w:r>
    </w:p>
    <w:p w:rsidR="00891382" w:rsidRDefault="00891382" w:rsidP="00A83FDA">
      <w:pPr>
        <w:pStyle w:val="11"/>
      </w:pPr>
      <w:r>
        <w:rPr>
          <w:rFonts w:hint="cs"/>
          <w:cs/>
        </w:rPr>
        <w:t>ภาระงานของแต่ละโครงการ หมายถึง ค่า</w:t>
      </w:r>
      <w:r w:rsidR="00DF0B01">
        <w:rPr>
          <w:rFonts w:hint="cs"/>
          <w:cs/>
        </w:rPr>
        <w:t xml:space="preserve">น้ำหนักของหน้าที่รับผิดชอบหรือความเกี่ยวข้องกับโครงการ ดังนี้ </w:t>
      </w:r>
    </w:p>
    <w:p w:rsidR="00DF0B01" w:rsidRPr="00DF0B01" w:rsidRDefault="00DF0B01" w:rsidP="00DF0B01">
      <w:pPr>
        <w:pStyle w:val="11"/>
        <w:ind w:firstLine="1701"/>
      </w:pPr>
      <w:r w:rsidRPr="00DF0B01">
        <w:rPr>
          <w:u w:val="single"/>
          <w:cs/>
        </w:rPr>
        <w:t>การมีส่วนร่วมกับโครงการ</w:t>
      </w:r>
      <w:r w:rsidRPr="00DF0B01">
        <w:rPr>
          <w:cs/>
        </w:rPr>
        <w:t xml:space="preserve">  (3.</w:t>
      </w:r>
      <w:r w:rsidR="002F063A">
        <w:t>1</w:t>
      </w:r>
      <w:r w:rsidRPr="00DF0B01">
        <w:rPr>
          <w:cs/>
        </w:rPr>
        <w:t xml:space="preserve">)                     </w:t>
      </w:r>
      <w:r w:rsidRPr="00DF0B01">
        <w:rPr>
          <w:u w:val="single"/>
          <w:cs/>
        </w:rPr>
        <w:t>ค่าน้ำหนัก</w:t>
      </w:r>
    </w:p>
    <w:p w:rsidR="00DF0B01" w:rsidRPr="00DF0B01" w:rsidRDefault="00DF0B01" w:rsidP="00924A84">
      <w:pPr>
        <w:pStyle w:val="11"/>
        <w:spacing w:before="0" w:after="0"/>
        <w:ind w:firstLine="1701"/>
      </w:pPr>
      <w:r w:rsidRPr="00DF0B01">
        <w:rPr>
          <w:cs/>
        </w:rPr>
        <w:t>หัวหน้าโครงการ/ประธาน</w:t>
      </w:r>
      <w:r w:rsidRPr="00DF0B01">
        <w:tab/>
      </w:r>
      <w:r w:rsidRPr="00DF0B01">
        <w:tab/>
      </w:r>
      <w:r>
        <w:rPr>
          <w:rFonts w:hint="cs"/>
          <w:cs/>
        </w:rPr>
        <w:tab/>
      </w:r>
      <w:r w:rsidR="002F063A">
        <w:t>2</w:t>
      </w:r>
      <w:r w:rsidRPr="00DF0B01">
        <w:rPr>
          <w:cs/>
        </w:rPr>
        <w:t>.00</w:t>
      </w:r>
    </w:p>
    <w:p w:rsidR="00DF0B01" w:rsidRPr="00DF0B01" w:rsidRDefault="00DF0B01" w:rsidP="00924A84">
      <w:pPr>
        <w:pStyle w:val="11"/>
        <w:spacing w:before="0" w:after="0"/>
        <w:ind w:firstLine="1701"/>
      </w:pPr>
      <w:r w:rsidRPr="00DF0B01">
        <w:rPr>
          <w:cs/>
        </w:rPr>
        <w:t xml:space="preserve">รองประธาน/เลขานุการโครงการ    </w:t>
      </w:r>
      <w:r w:rsidRPr="00DF0B01">
        <w:rPr>
          <w:cs/>
        </w:rPr>
        <w:tab/>
      </w:r>
      <w:r>
        <w:rPr>
          <w:rFonts w:hint="cs"/>
          <w:cs/>
        </w:rPr>
        <w:tab/>
      </w:r>
      <w:r w:rsidR="002F063A">
        <w:t>1</w:t>
      </w:r>
      <w:r w:rsidRPr="00DF0B01">
        <w:rPr>
          <w:cs/>
        </w:rPr>
        <w:t>.</w:t>
      </w:r>
      <w:r w:rsidR="002F063A">
        <w:t>50</w:t>
      </w:r>
    </w:p>
    <w:p w:rsidR="00DF0B01" w:rsidRPr="00DF0B01" w:rsidRDefault="00DF0B01" w:rsidP="00924A84">
      <w:pPr>
        <w:pStyle w:val="11"/>
        <w:spacing w:before="0" w:after="0"/>
        <w:ind w:firstLine="1701"/>
      </w:pPr>
      <w:r w:rsidRPr="00DF0B01">
        <w:rPr>
          <w:cs/>
        </w:rPr>
        <w:t xml:space="preserve">ที่ปรึกษาโครงการ/กรรมการ/วิทยากร        </w:t>
      </w:r>
      <w:r>
        <w:rPr>
          <w:rFonts w:hint="cs"/>
          <w:cs/>
        </w:rPr>
        <w:tab/>
      </w:r>
      <w:r w:rsidR="002F063A">
        <w:t>1</w:t>
      </w:r>
      <w:r w:rsidR="002F063A">
        <w:rPr>
          <w:cs/>
        </w:rPr>
        <w:t>.</w:t>
      </w:r>
      <w:r w:rsidR="002F063A">
        <w:t>0</w:t>
      </w:r>
      <w:r w:rsidRPr="00DF0B01">
        <w:rPr>
          <w:cs/>
        </w:rPr>
        <w:t>0</w:t>
      </w:r>
    </w:p>
    <w:p w:rsidR="00DF0B01" w:rsidRDefault="00DF0B01" w:rsidP="00924A84">
      <w:pPr>
        <w:pStyle w:val="11"/>
        <w:spacing w:before="0" w:after="0"/>
        <w:ind w:firstLine="1701"/>
      </w:pPr>
      <w:r w:rsidRPr="00DF0B01">
        <w:rPr>
          <w:cs/>
        </w:rPr>
        <w:t xml:space="preserve">ผู้ร่วมโครงการ            </w:t>
      </w:r>
      <w:r w:rsidRPr="00DF0B01">
        <w:rPr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="002F063A">
        <w:rPr>
          <w:cs/>
        </w:rPr>
        <w:t>0.</w:t>
      </w:r>
      <w:r w:rsidR="002F063A">
        <w:t>50</w:t>
      </w:r>
    </w:p>
    <w:p w:rsidR="00A83FDA" w:rsidRDefault="00A83FDA" w:rsidP="00924A84">
      <w:pPr>
        <w:pStyle w:val="11"/>
        <w:spacing w:before="0" w:after="0"/>
        <w:ind w:firstLine="1701"/>
        <w:rPr>
          <w:u w:val="single"/>
        </w:rPr>
      </w:pPr>
    </w:p>
    <w:p w:rsidR="00E62411" w:rsidRDefault="002F063A" w:rsidP="00924A84">
      <w:pPr>
        <w:pStyle w:val="11"/>
        <w:spacing w:before="0" w:after="0"/>
        <w:ind w:firstLine="1701"/>
        <w:rPr>
          <w:cs/>
        </w:rPr>
      </w:pPr>
      <w:r w:rsidRPr="00DF0B01">
        <w:rPr>
          <w:u w:val="single"/>
          <w:cs/>
        </w:rPr>
        <w:t>การมีส่วนร่วมกับโครงการ</w:t>
      </w:r>
      <w:r>
        <w:rPr>
          <w:cs/>
        </w:rPr>
        <w:t xml:space="preserve">  (</w:t>
      </w:r>
      <w:r w:rsidRPr="00DF0B01">
        <w:t>3..2</w:t>
      </w:r>
      <w:r w:rsidR="007C2D4D">
        <w:rPr>
          <w:cs/>
        </w:rPr>
        <w:t xml:space="preserve">)            </w:t>
      </w:r>
      <w:r w:rsidRPr="00DF0B01">
        <w:rPr>
          <w:u w:val="single"/>
          <w:cs/>
        </w:rPr>
        <w:t>ค่าน้ำหนัก</w:t>
      </w:r>
      <w:r w:rsidR="00E62411">
        <w:tab/>
      </w:r>
      <w:r w:rsidR="00E62411" w:rsidRPr="007C2D4D">
        <w:rPr>
          <w:rFonts w:hint="cs"/>
          <w:u w:val="single"/>
          <w:cs/>
        </w:rPr>
        <w:t>ค่าน้ำหนัก</w:t>
      </w:r>
    </w:p>
    <w:p w:rsidR="002F063A" w:rsidRPr="00E62411" w:rsidRDefault="00A83FDA" w:rsidP="00924A84">
      <w:pPr>
        <w:pStyle w:val="11"/>
        <w:spacing w:before="0" w:after="0"/>
        <w:ind w:left="4059" w:firstLine="0"/>
        <w:rPr>
          <w:cs/>
        </w:rPr>
      </w:pPr>
      <w:r>
        <w:rPr>
          <w:rFonts w:hint="cs"/>
          <w:cs/>
        </w:rPr>
        <w:t xml:space="preserve">       </w:t>
      </w:r>
      <w:r w:rsidR="00E62411">
        <w:rPr>
          <w:rFonts w:hint="cs"/>
          <w:cs/>
        </w:rPr>
        <w:t xml:space="preserve"> (กรณีมากกว่า </w:t>
      </w:r>
      <w:r w:rsidR="00E62411">
        <w:t xml:space="preserve">5 </w:t>
      </w:r>
      <w:r w:rsidR="00E62411">
        <w:rPr>
          <w:rFonts w:hint="cs"/>
          <w:cs/>
        </w:rPr>
        <w:t>วัน)    (กรณีน้อย</w:t>
      </w:r>
      <w:r w:rsidR="009D436E">
        <w:rPr>
          <w:rFonts w:hint="cs"/>
          <w:cs/>
        </w:rPr>
        <w:t>หรือเท่ากับวัน</w:t>
      </w:r>
      <w:r w:rsidR="00E62411">
        <w:rPr>
          <w:rFonts w:hint="cs"/>
          <w:cs/>
        </w:rPr>
        <w:t>)</w:t>
      </w:r>
    </w:p>
    <w:p w:rsidR="002F063A" w:rsidRPr="00DF0B01" w:rsidRDefault="002F063A" w:rsidP="00924A84">
      <w:pPr>
        <w:pStyle w:val="11"/>
        <w:spacing w:before="0" w:after="0"/>
        <w:ind w:firstLine="1701"/>
      </w:pPr>
      <w:r w:rsidRPr="00DF0B01">
        <w:rPr>
          <w:cs/>
        </w:rPr>
        <w:t>หัวหน้าโครงการ/ประธาน</w:t>
      </w:r>
      <w:r w:rsidRPr="00DF0B01">
        <w:tab/>
      </w:r>
      <w:r w:rsidRPr="00DF0B01">
        <w:tab/>
      </w:r>
      <w:r w:rsidR="00EA5CA7">
        <w:tab/>
      </w:r>
      <w:r w:rsidR="009D436E">
        <w:t>2.00</w:t>
      </w:r>
      <w:r w:rsidR="009D436E">
        <w:rPr>
          <w:rFonts w:hint="cs"/>
          <w:cs/>
        </w:rPr>
        <w:tab/>
      </w:r>
      <w:r w:rsidR="00EA5CA7">
        <w:rPr>
          <w:rFonts w:hint="cs"/>
          <w:cs/>
        </w:rPr>
        <w:tab/>
      </w:r>
      <w:r w:rsidR="00374364">
        <w:rPr>
          <w:cs/>
        </w:rPr>
        <w:t>1.</w:t>
      </w:r>
      <w:r w:rsidR="00374364">
        <w:t>5</w:t>
      </w:r>
      <w:r w:rsidRPr="00DF0B01">
        <w:rPr>
          <w:cs/>
        </w:rPr>
        <w:t>0</w:t>
      </w:r>
    </w:p>
    <w:p w:rsidR="002F063A" w:rsidRPr="00DF0B01" w:rsidRDefault="002F063A" w:rsidP="00924A84">
      <w:pPr>
        <w:pStyle w:val="11"/>
        <w:spacing w:before="0" w:after="0"/>
        <w:ind w:firstLine="1701"/>
      </w:pPr>
      <w:r w:rsidRPr="00DF0B01">
        <w:rPr>
          <w:cs/>
        </w:rPr>
        <w:t xml:space="preserve">รองประธาน/เลขานุการโครงการ    </w:t>
      </w:r>
      <w:r w:rsidRPr="00DF0B01">
        <w:rPr>
          <w:cs/>
        </w:rPr>
        <w:tab/>
      </w:r>
      <w:r>
        <w:rPr>
          <w:rFonts w:hint="cs"/>
          <w:cs/>
        </w:rPr>
        <w:tab/>
      </w:r>
      <w:r w:rsidR="009D436E">
        <w:t>1.50</w:t>
      </w:r>
      <w:r w:rsidR="009D436E">
        <w:rPr>
          <w:rFonts w:hint="cs"/>
          <w:cs/>
        </w:rPr>
        <w:tab/>
      </w:r>
      <w:r w:rsidR="007C2D4D">
        <w:rPr>
          <w:rFonts w:hint="cs"/>
          <w:cs/>
        </w:rPr>
        <w:tab/>
      </w:r>
      <w:r w:rsidR="00374364">
        <w:t>1</w:t>
      </w:r>
      <w:r w:rsidR="00374364">
        <w:rPr>
          <w:cs/>
        </w:rPr>
        <w:t>.</w:t>
      </w:r>
      <w:r w:rsidR="00374364">
        <w:t>00</w:t>
      </w:r>
    </w:p>
    <w:p w:rsidR="002F063A" w:rsidRPr="00DF0B01" w:rsidRDefault="002F063A" w:rsidP="00924A84">
      <w:pPr>
        <w:pStyle w:val="11"/>
        <w:spacing w:before="0" w:after="0"/>
        <w:ind w:firstLine="1701"/>
      </w:pPr>
      <w:r w:rsidRPr="00DF0B01">
        <w:rPr>
          <w:cs/>
        </w:rPr>
        <w:t xml:space="preserve">ที่ปรึกษาโครงการ/กรรมการ/วิทยากร        </w:t>
      </w:r>
      <w:r>
        <w:rPr>
          <w:rFonts w:hint="cs"/>
          <w:cs/>
        </w:rPr>
        <w:tab/>
      </w:r>
      <w:r w:rsidR="009D436E">
        <w:t>1.00</w:t>
      </w:r>
      <w:r w:rsidR="009D436E">
        <w:rPr>
          <w:rFonts w:hint="cs"/>
          <w:cs/>
        </w:rPr>
        <w:tab/>
      </w:r>
      <w:r w:rsidR="007C2D4D">
        <w:rPr>
          <w:rFonts w:hint="cs"/>
          <w:cs/>
        </w:rPr>
        <w:tab/>
      </w:r>
      <w:r w:rsidR="00374364">
        <w:rPr>
          <w:cs/>
        </w:rPr>
        <w:t>0.</w:t>
      </w:r>
      <w:r w:rsidR="00374364">
        <w:t>7</w:t>
      </w:r>
      <w:r w:rsidR="00374364">
        <w:rPr>
          <w:cs/>
        </w:rPr>
        <w:t>5</w:t>
      </w:r>
    </w:p>
    <w:p w:rsidR="002F063A" w:rsidRDefault="002F063A" w:rsidP="00924A84">
      <w:pPr>
        <w:pStyle w:val="11"/>
        <w:spacing w:before="0" w:after="0"/>
        <w:ind w:firstLine="1701"/>
      </w:pPr>
      <w:r w:rsidRPr="00DF0B01">
        <w:rPr>
          <w:cs/>
        </w:rPr>
        <w:t xml:space="preserve">ผู้ร่วมโครงการ            </w:t>
      </w:r>
      <w:r w:rsidRPr="00DF0B01">
        <w:rPr>
          <w:cs/>
        </w:rPr>
        <w:tab/>
      </w:r>
      <w:r>
        <w:rPr>
          <w:rFonts w:hint="cs"/>
          <w:cs/>
        </w:rPr>
        <w:tab/>
      </w:r>
      <w:r w:rsidR="00EA5CA7">
        <w:rPr>
          <w:rFonts w:hint="cs"/>
          <w:cs/>
        </w:rPr>
        <w:tab/>
      </w:r>
      <w:r w:rsidR="009D436E">
        <w:t>0.50</w:t>
      </w:r>
      <w:r w:rsidR="009D436E">
        <w:rPr>
          <w:rFonts w:hint="cs"/>
          <w:cs/>
        </w:rPr>
        <w:tab/>
      </w:r>
      <w:r w:rsidR="007C2D4D">
        <w:rPr>
          <w:rFonts w:hint="cs"/>
          <w:cs/>
        </w:rPr>
        <w:tab/>
      </w:r>
      <w:r w:rsidR="00374364">
        <w:rPr>
          <w:cs/>
        </w:rPr>
        <w:t>0.</w:t>
      </w:r>
      <w:r w:rsidR="00374364">
        <w:t>50</w:t>
      </w:r>
    </w:p>
    <w:p w:rsidR="00A83FDA" w:rsidRDefault="00A83FDA" w:rsidP="00924A84">
      <w:pPr>
        <w:pStyle w:val="11"/>
        <w:spacing w:before="0" w:after="0"/>
        <w:ind w:firstLine="1701"/>
      </w:pPr>
    </w:p>
    <w:p w:rsidR="00A83FDA" w:rsidRPr="00DF0B01" w:rsidRDefault="00A83FDA" w:rsidP="00924A84">
      <w:pPr>
        <w:pStyle w:val="11"/>
        <w:spacing w:before="0" w:after="0"/>
        <w:ind w:firstLine="1701"/>
      </w:pPr>
    </w:p>
    <w:p w:rsidR="002F063A" w:rsidRPr="00DF0B01" w:rsidRDefault="002F063A" w:rsidP="00924A84">
      <w:pPr>
        <w:pStyle w:val="11"/>
        <w:spacing w:before="0" w:after="0"/>
        <w:ind w:firstLine="1701"/>
      </w:pPr>
      <w:r w:rsidRPr="00DF0B01">
        <w:rPr>
          <w:u w:val="single"/>
          <w:cs/>
        </w:rPr>
        <w:t>การมีส่วนร่วมกับโครงการ</w:t>
      </w:r>
      <w:r>
        <w:rPr>
          <w:cs/>
        </w:rPr>
        <w:t xml:space="preserve">  (3</w:t>
      </w:r>
      <w:r>
        <w:t>.3</w:t>
      </w:r>
      <w:r w:rsidRPr="00DF0B01">
        <w:rPr>
          <w:cs/>
        </w:rPr>
        <w:t xml:space="preserve">)                     </w:t>
      </w:r>
      <w:r w:rsidRPr="00DF0B01">
        <w:rPr>
          <w:u w:val="single"/>
          <w:cs/>
        </w:rPr>
        <w:t>ค่าน้ำหนัก</w:t>
      </w:r>
    </w:p>
    <w:p w:rsidR="002F063A" w:rsidRPr="00DF0B01" w:rsidRDefault="002F063A" w:rsidP="00924A84">
      <w:pPr>
        <w:pStyle w:val="11"/>
        <w:spacing w:before="0" w:after="0"/>
        <w:ind w:firstLine="1701"/>
      </w:pPr>
      <w:r w:rsidRPr="00DF0B01">
        <w:rPr>
          <w:cs/>
        </w:rPr>
        <w:t>หัวหน้าโครงการ/ประธาน</w:t>
      </w:r>
      <w:r w:rsidRPr="00DF0B01">
        <w:tab/>
      </w:r>
      <w:r w:rsidRPr="00DF0B01">
        <w:tab/>
      </w:r>
      <w:r>
        <w:rPr>
          <w:rFonts w:hint="cs"/>
          <w:cs/>
        </w:rPr>
        <w:tab/>
      </w:r>
      <w:r w:rsidRPr="00DF0B01">
        <w:rPr>
          <w:cs/>
        </w:rPr>
        <w:t>1.00</w:t>
      </w:r>
    </w:p>
    <w:p w:rsidR="002F063A" w:rsidRPr="00DF0B01" w:rsidRDefault="002F063A" w:rsidP="00924A84">
      <w:pPr>
        <w:pStyle w:val="11"/>
        <w:spacing w:before="0" w:after="0"/>
        <w:ind w:firstLine="1701"/>
      </w:pPr>
      <w:r w:rsidRPr="00DF0B01">
        <w:rPr>
          <w:cs/>
        </w:rPr>
        <w:t xml:space="preserve">รองประธาน/เลขานุการโครงการ    </w:t>
      </w:r>
      <w:r w:rsidRPr="00DF0B01">
        <w:rPr>
          <w:cs/>
        </w:rPr>
        <w:tab/>
      </w:r>
      <w:r>
        <w:rPr>
          <w:rFonts w:hint="cs"/>
          <w:cs/>
        </w:rPr>
        <w:tab/>
      </w:r>
      <w:r w:rsidRPr="00DF0B01">
        <w:rPr>
          <w:cs/>
        </w:rPr>
        <w:t>0.75</w:t>
      </w:r>
    </w:p>
    <w:p w:rsidR="002F063A" w:rsidRPr="00DF0B01" w:rsidRDefault="002F063A" w:rsidP="00924A84">
      <w:pPr>
        <w:pStyle w:val="11"/>
        <w:spacing w:before="0" w:after="0"/>
        <w:ind w:firstLine="1701"/>
      </w:pPr>
      <w:r w:rsidRPr="00DF0B01">
        <w:rPr>
          <w:cs/>
        </w:rPr>
        <w:t xml:space="preserve">ที่ปรึกษาโครงการ/กรรมการ/วิทยากร        </w:t>
      </w:r>
      <w:r>
        <w:rPr>
          <w:rFonts w:hint="cs"/>
          <w:cs/>
        </w:rPr>
        <w:tab/>
      </w:r>
      <w:r w:rsidRPr="00DF0B01">
        <w:rPr>
          <w:cs/>
        </w:rPr>
        <w:t>0.50</w:t>
      </w:r>
    </w:p>
    <w:p w:rsidR="002F063A" w:rsidRPr="00DF0B01" w:rsidRDefault="002F063A" w:rsidP="00924A84">
      <w:pPr>
        <w:pStyle w:val="11"/>
        <w:spacing w:before="0" w:after="0"/>
        <w:ind w:firstLine="1701"/>
      </w:pPr>
      <w:r w:rsidRPr="00DF0B01">
        <w:rPr>
          <w:cs/>
        </w:rPr>
        <w:t xml:space="preserve">ผู้ร่วมโครงการ            </w:t>
      </w:r>
      <w:r w:rsidRPr="00DF0B01">
        <w:rPr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DF0B01">
        <w:rPr>
          <w:cs/>
        </w:rPr>
        <w:t>0.25</w:t>
      </w:r>
    </w:p>
    <w:p w:rsidR="00A83FDA" w:rsidRDefault="00A83FDA" w:rsidP="00924A84">
      <w:pPr>
        <w:pStyle w:val="11"/>
        <w:spacing w:before="0" w:after="0"/>
        <w:ind w:firstLine="1701"/>
        <w:rPr>
          <w:u w:val="single"/>
        </w:rPr>
      </w:pPr>
    </w:p>
    <w:p w:rsidR="00DF0B01" w:rsidRPr="00DF0B01" w:rsidRDefault="00DF0B01" w:rsidP="00924A84">
      <w:pPr>
        <w:pStyle w:val="11"/>
        <w:spacing w:before="0" w:after="0"/>
        <w:ind w:firstLine="1701"/>
      </w:pPr>
      <w:r w:rsidRPr="00DF0B01">
        <w:rPr>
          <w:u w:val="single"/>
          <w:cs/>
        </w:rPr>
        <w:t>งานบริการวิชาการรับเชิญรายบุคคล</w:t>
      </w:r>
      <w:r w:rsidR="00E26827">
        <w:rPr>
          <w:rFonts w:hint="cs"/>
          <w:u w:val="single"/>
          <w:cs/>
        </w:rPr>
        <w:t xml:space="preserve"> </w:t>
      </w:r>
      <w:r w:rsidRPr="00DF0B01">
        <w:t>(3.</w:t>
      </w:r>
      <w:r w:rsidR="00E26827">
        <w:t>4</w:t>
      </w:r>
      <w:r w:rsidRPr="00DF0B01">
        <w:t>)</w:t>
      </w:r>
      <w:r w:rsidR="00E26827">
        <w:tab/>
      </w:r>
      <w:r w:rsidR="00E26827">
        <w:tab/>
        <w:t xml:space="preserve"> </w:t>
      </w:r>
      <w:r w:rsidRPr="00DF0B01">
        <w:rPr>
          <w:u w:val="single"/>
          <w:cs/>
        </w:rPr>
        <w:t>ค่าน้ำหนัก</w:t>
      </w:r>
    </w:p>
    <w:p w:rsidR="00DF0B01" w:rsidRPr="00DF0B01" w:rsidRDefault="00DF0B01" w:rsidP="00924A84">
      <w:pPr>
        <w:pStyle w:val="11"/>
        <w:spacing w:before="0" w:after="0"/>
        <w:ind w:firstLine="1701"/>
      </w:pPr>
      <w:r w:rsidRPr="00DF0B01">
        <w:rPr>
          <w:cs/>
        </w:rPr>
        <w:t xml:space="preserve">เป็นวิทยากร/ผู้ทรงคุณวุฒิอ่านผลงานวิชาการ    </w:t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="00E26827">
        <w:rPr>
          <w:rFonts w:hint="cs"/>
          <w:cs/>
        </w:rPr>
        <w:t xml:space="preserve">   </w:t>
      </w:r>
      <w:r w:rsidRPr="00DF0B01">
        <w:rPr>
          <w:cs/>
        </w:rPr>
        <w:t>1.00</w:t>
      </w:r>
    </w:p>
    <w:p w:rsidR="00DF0B01" w:rsidRPr="00DF0B01" w:rsidRDefault="00DF0B01" w:rsidP="00924A84">
      <w:pPr>
        <w:pStyle w:val="11"/>
        <w:spacing w:before="0" w:after="0"/>
        <w:ind w:firstLine="1701"/>
      </w:pPr>
      <w:r w:rsidRPr="00DF0B01">
        <w:rPr>
          <w:cs/>
        </w:rPr>
        <w:t>เป็นกรรมการต่าง ๆ</w:t>
      </w:r>
      <w:r w:rsidRPr="00DF0B01">
        <w:t>/</w:t>
      </w:r>
      <w:r w:rsidRPr="00DF0B01">
        <w:rPr>
          <w:cs/>
        </w:rPr>
        <w:t xml:space="preserve">ผู้ทรงคุณวุฒิอื่นๆ </w:t>
      </w:r>
      <w:r w:rsidRPr="00DF0B01">
        <w:rPr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="00E26827">
        <w:rPr>
          <w:rFonts w:hint="cs"/>
          <w:cs/>
        </w:rPr>
        <w:t xml:space="preserve">    </w:t>
      </w:r>
      <w:r w:rsidRPr="00DF0B01">
        <w:rPr>
          <w:cs/>
        </w:rPr>
        <w:t>0.50</w:t>
      </w:r>
    </w:p>
    <w:p w:rsidR="00DF0B01" w:rsidRPr="00DF0B01" w:rsidRDefault="00DF0B01" w:rsidP="00924A84">
      <w:pPr>
        <w:pStyle w:val="11"/>
        <w:spacing w:before="0" w:after="0"/>
        <w:ind w:firstLine="1701"/>
      </w:pPr>
      <w:r w:rsidRPr="00DF0B01">
        <w:rPr>
          <w:i/>
          <w:iCs/>
          <w:u w:val="single"/>
          <w:cs/>
        </w:rPr>
        <w:t xml:space="preserve">หมายเหตุ  </w:t>
      </w:r>
      <w:r w:rsidRPr="00DF0B01">
        <w:rPr>
          <w:cs/>
        </w:rPr>
        <w:t>1 โครงการนับได้ 1 ครั้ง/วิทยากรนับจำนวนครั้งตามหนังสือเชิญ</w:t>
      </w:r>
    </w:p>
    <w:p w:rsidR="00DF0B01" w:rsidRDefault="00DF0B01" w:rsidP="00924A84">
      <w:pPr>
        <w:pStyle w:val="11"/>
        <w:spacing w:before="0" w:after="0"/>
        <w:ind w:firstLine="0"/>
        <w:rPr>
          <w:cs/>
        </w:rPr>
      </w:pPr>
    </w:p>
    <w:p w:rsidR="00A83FDA" w:rsidRDefault="00A83FDA" w:rsidP="00924A84"/>
    <w:p w:rsidR="005B0D8F" w:rsidRDefault="00A83FDA" w:rsidP="00A83FDA">
      <w:pPr>
        <w:pStyle w:val="11"/>
      </w:pPr>
      <w:r>
        <w:rPr>
          <w:cs/>
        </w:rPr>
        <w:t>คะแนนของความสำเร็จของภาระงานด้านการ</w:t>
      </w:r>
      <w:r>
        <w:rPr>
          <w:rFonts w:hint="cs"/>
          <w:cs/>
        </w:rPr>
        <w:t xml:space="preserve">บริการวิชาการสำหรับข้อ </w:t>
      </w:r>
      <w:r>
        <w:t>3.5)</w:t>
      </w:r>
      <w:r w:rsidR="003536ED">
        <w:t xml:space="preserve"> </w:t>
      </w:r>
      <w:r>
        <w:t xml:space="preserve"> </w:t>
      </w:r>
      <w:r w:rsidR="003536ED" w:rsidRPr="003536ED">
        <w:rPr>
          <w:rFonts w:ascii="TH SarabunPSK" w:hAnsi="TH SarabunPSK" w:hint="cs"/>
          <w:cs/>
        </w:rPr>
        <w:t>คิดตามจำนวนชั่วโมงของแต่ละครั้ง</w:t>
      </w:r>
      <w:r w:rsidR="003536ED">
        <w:rPr>
          <w:rFonts w:hint="cs"/>
          <w:cs/>
        </w:rPr>
        <w:t xml:space="preserve">    </w:t>
      </w:r>
      <w:r w:rsidRPr="003536ED">
        <w:rPr>
          <w:cs/>
        </w:rPr>
        <w:t>คำนวณจากสูตร</w:t>
      </w:r>
    </w:p>
    <w:p w:rsidR="005B0D8F" w:rsidRDefault="005B0D8F" w:rsidP="00A83FDA">
      <w:pPr>
        <w:pStyle w:val="11"/>
      </w:pPr>
    </w:p>
    <w:p w:rsidR="005B0D8F" w:rsidRDefault="005B0D8F" w:rsidP="00A83FDA">
      <w:pPr>
        <w:pStyle w:val="11"/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D9D9D9" w:themeFill="background1" w:themeFillShade="D9"/>
              <w:cs/>
            </w:rPr>
            <m:t>คะแนนดิบด้านการบริการวิชาการ</m:t>
          </m:r>
          <m:r>
            <w:rPr>
              <w:rFonts w:ascii="Cambria Math" w:hAnsi="Cambria Math"/>
              <w:shd w:val="clear" w:color="auto" w:fill="D9D9D9" w:themeFill="background1" w:themeFillShade="D9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hd w:val="clear" w:color="auto" w:fill="D9D9D9" w:themeFill="background1" w:themeFillShade="D9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hd w:val="clear" w:color="auto" w:fill="D9D9D9" w:themeFill="background1" w:themeFillShade="D9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D9D9D9" w:themeFill="background1" w:themeFillShade="D9"/>
                      <w:cs/>
                    </w:rPr>
                    <m:t>จำนวนชั่วโมงของแต่ละครั้ง×ตัวคูณ</m:t>
                  </m:r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)</m:t>
                  </m:r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FF0000"/>
                  <w:shd w:val="clear" w:color="auto" w:fill="D9D9D9" w:themeFill="background1" w:themeFillShade="D9"/>
                </w:rPr>
                <m:t>15 ×5</m:t>
              </m:r>
            </m:den>
          </m:f>
          <m:r>
            <w:rPr>
              <w:rFonts w:ascii="Cambria Math" w:hAnsi="Cambria Math"/>
              <w:shd w:val="clear" w:color="auto" w:fill="D9D9D9" w:themeFill="background1" w:themeFillShade="D9"/>
            </w:rPr>
            <m:t>×100</m:t>
          </m:r>
        </m:oMath>
      </m:oMathPara>
    </w:p>
    <w:p w:rsidR="005B0D8F" w:rsidRDefault="005B0D8F" w:rsidP="00A83FDA">
      <w:pPr>
        <w:pStyle w:val="11"/>
      </w:pPr>
    </w:p>
    <w:p w:rsidR="005B0D8F" w:rsidRDefault="005B0D8F" w:rsidP="00A83FDA">
      <w:pPr>
        <w:pStyle w:val="11"/>
        <w:rPr>
          <w:rFonts w:hint="cs"/>
          <w:cs/>
        </w:rPr>
      </w:pPr>
      <w:r>
        <w:tab/>
      </w:r>
      <w:r>
        <w:tab/>
      </w:r>
      <w:r>
        <w:rPr>
          <w:rFonts w:hint="cs"/>
          <w:cs/>
        </w:rPr>
        <w:t>ตัวเลข 15  คิดจากฐาน 15 สัปดาห์</w:t>
      </w:r>
    </w:p>
    <w:p w:rsidR="005B0D8F" w:rsidRPr="003536ED" w:rsidRDefault="005B0D8F" w:rsidP="00A83FDA">
      <w:pPr>
        <w:pStyle w:val="11"/>
      </w:pPr>
    </w:p>
    <w:p w:rsidR="00A83FDA" w:rsidRPr="005B0D8F" w:rsidRDefault="00A83FDA" w:rsidP="00A83FDA">
      <w:pPr>
        <w:pStyle w:val="11"/>
        <w:jc w:val="center"/>
        <w:rPr>
          <w:i/>
        </w:rPr>
      </w:pPr>
    </w:p>
    <w:p w:rsidR="00A83FDA" w:rsidRDefault="00A83FDA" w:rsidP="00924A84">
      <w:pPr>
        <w:rPr>
          <w:cs/>
        </w:rPr>
        <w:sectPr w:rsidR="00A83FDA" w:rsidSect="00482FB9">
          <w:pgSz w:w="11907" w:h="16839" w:code="9"/>
          <w:pgMar w:top="1440" w:right="1440" w:bottom="1440" w:left="1440" w:header="562" w:footer="562" w:gutter="0"/>
          <w:cols w:space="708"/>
          <w:titlePg/>
          <w:docGrid w:linePitch="435"/>
        </w:sectPr>
      </w:pPr>
    </w:p>
    <w:tbl>
      <w:tblPr>
        <w:tblStyle w:val="afb"/>
        <w:tblW w:w="9889" w:type="dxa"/>
        <w:tblLook w:val="04A0" w:firstRow="1" w:lastRow="0" w:firstColumn="1" w:lastColumn="0" w:noHBand="0" w:noVBand="1"/>
      </w:tblPr>
      <w:tblGrid>
        <w:gridCol w:w="4928"/>
        <w:gridCol w:w="2693"/>
        <w:gridCol w:w="2268"/>
      </w:tblGrid>
      <w:tr w:rsidR="00B13D1E" w:rsidRPr="00924A84" w:rsidTr="00924A84">
        <w:tc>
          <w:tcPr>
            <w:tcW w:w="4928" w:type="dxa"/>
            <w:shd w:val="clear" w:color="auto" w:fill="D9D9D9" w:themeFill="background1" w:themeFillShade="D9"/>
            <w:vAlign w:val="center"/>
          </w:tcPr>
          <w:p w:rsidR="00B13D1E" w:rsidRPr="00924A84" w:rsidRDefault="00B13D1E" w:rsidP="00A83FDA">
            <w:pPr>
              <w:pStyle w:val="11"/>
              <w:spacing w:before="0" w:after="0"/>
              <w:ind w:firstLine="0"/>
              <w:rPr>
                <w:sz w:val="30"/>
                <w:szCs w:val="30"/>
                <w:u w:val="single"/>
                <w:cs/>
              </w:rPr>
            </w:pPr>
            <w:r w:rsidRPr="00924A84">
              <w:rPr>
                <w:sz w:val="30"/>
                <w:szCs w:val="30"/>
                <w:u w:val="single"/>
                <w:cs/>
              </w:rPr>
              <w:lastRenderedPageBreak/>
              <w:t>โดยที่ตัวคูณสำหรับด้านการบริการวิชาการในข้อ 3.1) มีดังต่อไปนี้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B13D1E" w:rsidRPr="00924A84" w:rsidRDefault="00B13D1E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หลักฐานที่ต้องการ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B13D1E" w:rsidRPr="00924A84" w:rsidRDefault="00B13D1E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หลักฐานที่เกี่ยวข้องจากส่วนกลาง</w:t>
            </w:r>
          </w:p>
        </w:tc>
      </w:tr>
      <w:tr w:rsidR="00B13D1E" w:rsidRPr="00924A84" w:rsidTr="00924A84">
        <w:tc>
          <w:tcPr>
            <w:tcW w:w="4928" w:type="dxa"/>
          </w:tcPr>
          <w:p w:rsidR="00B13D1E" w:rsidRPr="00924A84" w:rsidRDefault="00B13D1E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ตัวคูณ=1 มีโครงการบริการวิชาการแก่สังคมและชุมชน หรือ มีการให้บริการ</w:t>
            </w:r>
            <w:r w:rsidRPr="00924A84">
              <w:rPr>
                <w:rFonts w:ascii="TH SarabunPSK" w:eastAsia="Times New Roman" w:hAnsi="TH SarabunPSK"/>
                <w:sz w:val="30"/>
                <w:szCs w:val="30"/>
                <w:cs/>
              </w:rPr>
              <w:t>วิชาการแก่หน่วยงานภายนอก</w:t>
            </w:r>
          </w:p>
        </w:tc>
        <w:tc>
          <w:tcPr>
            <w:tcW w:w="2693" w:type="dxa"/>
          </w:tcPr>
          <w:p w:rsidR="00B13D1E" w:rsidRPr="00924A84" w:rsidRDefault="00FE40A5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</w:rPr>
              <w:t xml:space="preserve">- </w:t>
            </w:r>
            <w:r w:rsidRPr="00924A84">
              <w:rPr>
                <w:rFonts w:hint="cs"/>
                <w:sz w:val="30"/>
                <w:szCs w:val="30"/>
                <w:cs/>
              </w:rPr>
              <w:t>ประกาศโครงการบริการวิชาการ</w:t>
            </w:r>
            <w:r w:rsidRPr="00924A84">
              <w:rPr>
                <w:sz w:val="30"/>
                <w:szCs w:val="30"/>
                <w:cs/>
              </w:rPr>
              <w:br/>
            </w:r>
            <w:r w:rsidRPr="00924A84">
              <w:rPr>
                <w:rFonts w:hint="cs"/>
                <w:sz w:val="30"/>
                <w:szCs w:val="30"/>
                <w:cs/>
              </w:rPr>
              <w:t>- รายงานโครงการบริการวิชาการ</w:t>
            </w:r>
            <w:r w:rsidRPr="00924A84">
              <w:rPr>
                <w:sz w:val="30"/>
                <w:szCs w:val="30"/>
                <w:cs/>
              </w:rPr>
              <w:br/>
            </w:r>
            <w:r w:rsidRPr="00924A84">
              <w:rPr>
                <w:rFonts w:hint="cs"/>
                <w:sz w:val="30"/>
                <w:szCs w:val="30"/>
                <w:cs/>
              </w:rPr>
              <w:t>- หนังสือเชิญเป็นวิทยากร/อาจารย์พิเศษ</w:t>
            </w:r>
          </w:p>
        </w:tc>
        <w:tc>
          <w:tcPr>
            <w:tcW w:w="2268" w:type="dxa"/>
          </w:tcPr>
          <w:p w:rsidR="00B13D1E" w:rsidRPr="00924A84" w:rsidRDefault="00B13D1E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B13D1E" w:rsidRPr="00924A84" w:rsidTr="00924A84">
        <w:tc>
          <w:tcPr>
            <w:tcW w:w="4928" w:type="dxa"/>
          </w:tcPr>
          <w:p w:rsidR="00B13D1E" w:rsidRPr="00924A84" w:rsidRDefault="007C66E0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ตัวคูณ=2 มีการดำเนินงานตามวงจรคุณภาพ (</w:t>
            </w:r>
            <w:r w:rsidRPr="00924A84">
              <w:rPr>
                <w:sz w:val="30"/>
                <w:szCs w:val="30"/>
              </w:rPr>
              <w:t xml:space="preserve">PDCA) </w:t>
            </w:r>
            <w:r w:rsidRPr="00924A84">
              <w:rPr>
                <w:sz w:val="30"/>
                <w:szCs w:val="30"/>
                <w:cs/>
              </w:rPr>
              <w:t>หรือ มีการสรุปผลการให้บริการวิชาการแก่หน่วยงานภายนอก</w:t>
            </w:r>
          </w:p>
        </w:tc>
        <w:tc>
          <w:tcPr>
            <w:tcW w:w="2693" w:type="dxa"/>
          </w:tcPr>
          <w:p w:rsidR="00B13D1E" w:rsidRPr="00924A84" w:rsidRDefault="00FE40A5" w:rsidP="00924A84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- แผนและกิจกรรมหรือโครงการที่บริการวิชาการ</w:t>
            </w:r>
            <w:r w:rsidRPr="00924A84">
              <w:rPr>
                <w:sz w:val="30"/>
                <w:szCs w:val="30"/>
                <w:cs/>
              </w:rPr>
              <w:br/>
            </w:r>
            <w:r w:rsidRPr="00924A84">
              <w:rPr>
                <w:rFonts w:hint="cs"/>
                <w:sz w:val="30"/>
                <w:szCs w:val="30"/>
                <w:cs/>
              </w:rPr>
              <w:t>- รายงาน/เอกสารผลการปฏิบัติตามกิจกรรม/โครงการที่วางไว้</w:t>
            </w:r>
            <w:r w:rsidRPr="00924A84">
              <w:rPr>
                <w:sz w:val="30"/>
                <w:szCs w:val="30"/>
                <w:cs/>
              </w:rPr>
              <w:br/>
            </w:r>
            <w:r w:rsidRPr="00924A84">
              <w:rPr>
                <w:rFonts w:hint="cs"/>
                <w:sz w:val="30"/>
                <w:szCs w:val="30"/>
                <w:cs/>
              </w:rPr>
              <w:t>- สรุปผลการให้บริการวิชาการแก่หน่วยงานภายนอก</w:t>
            </w:r>
          </w:p>
          <w:p w:rsidR="00280A84" w:rsidRPr="00924A84" w:rsidRDefault="00280A84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-รายงานการประชุมภาควิชา/ประจำคณะ</w:t>
            </w:r>
          </w:p>
        </w:tc>
        <w:tc>
          <w:tcPr>
            <w:tcW w:w="2268" w:type="dxa"/>
          </w:tcPr>
          <w:p w:rsidR="00B13D1E" w:rsidRPr="00924A84" w:rsidRDefault="00B13D1E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B13D1E" w:rsidRPr="00924A84" w:rsidTr="00924A84">
        <w:tc>
          <w:tcPr>
            <w:tcW w:w="4928" w:type="dxa"/>
          </w:tcPr>
          <w:p w:rsidR="00B13D1E" w:rsidRPr="00924A84" w:rsidRDefault="007C66E0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ตัวคูณ=3 มีรายงานฉบับสมบูรณ์ของโครงการ</w:t>
            </w:r>
          </w:p>
        </w:tc>
        <w:tc>
          <w:tcPr>
            <w:tcW w:w="2693" w:type="dxa"/>
          </w:tcPr>
          <w:p w:rsidR="00B13D1E" w:rsidRPr="00924A84" w:rsidRDefault="00FE40A5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รายงานฉบับสมบูรณ์ของโครงการ</w:t>
            </w:r>
            <w:r w:rsidRPr="00924A84">
              <w:rPr>
                <w:rFonts w:hint="cs"/>
                <w:sz w:val="30"/>
                <w:szCs w:val="30"/>
                <w:cs/>
              </w:rPr>
              <w:t>บริการวิชาการ</w:t>
            </w:r>
          </w:p>
        </w:tc>
        <w:tc>
          <w:tcPr>
            <w:tcW w:w="2268" w:type="dxa"/>
          </w:tcPr>
          <w:p w:rsidR="00B13D1E" w:rsidRPr="00924A84" w:rsidRDefault="00B13D1E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B13D1E" w:rsidRPr="00924A84" w:rsidTr="00924A84">
        <w:tc>
          <w:tcPr>
            <w:tcW w:w="4928" w:type="dxa"/>
          </w:tcPr>
          <w:p w:rsidR="00B13D1E" w:rsidRPr="00924A84" w:rsidRDefault="007C66E0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ตัวคูณ=4 มีการบูร</w:t>
            </w:r>
            <w:proofErr w:type="spellStart"/>
            <w:r w:rsidRPr="00924A84">
              <w:rPr>
                <w:sz w:val="30"/>
                <w:szCs w:val="30"/>
                <w:cs/>
              </w:rPr>
              <w:t>ณา</w:t>
            </w:r>
            <w:proofErr w:type="spellEnd"/>
            <w:r w:rsidRPr="00924A84">
              <w:rPr>
                <w:sz w:val="30"/>
                <w:szCs w:val="30"/>
                <w:cs/>
              </w:rPr>
              <w:t>การกับการวิจัยหรือการเรียนการสอน</w:t>
            </w:r>
          </w:p>
        </w:tc>
        <w:tc>
          <w:tcPr>
            <w:tcW w:w="2693" w:type="dxa"/>
          </w:tcPr>
          <w:p w:rsidR="00B13D1E" w:rsidRDefault="00956E34" w:rsidP="00924A84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 xml:space="preserve">- </w:t>
            </w:r>
            <w:proofErr w:type="spellStart"/>
            <w:r w:rsidRPr="00924A84">
              <w:rPr>
                <w:rFonts w:hint="cs"/>
                <w:sz w:val="30"/>
                <w:szCs w:val="30"/>
                <w:cs/>
              </w:rPr>
              <w:t>มคอ</w:t>
            </w:r>
            <w:proofErr w:type="spellEnd"/>
            <w:r w:rsidRPr="00924A84">
              <w:rPr>
                <w:rFonts w:hint="cs"/>
                <w:sz w:val="30"/>
                <w:szCs w:val="30"/>
                <w:cs/>
              </w:rPr>
              <w:t xml:space="preserve">. </w:t>
            </w:r>
            <w:r w:rsidR="00066AD9" w:rsidRPr="00924A84">
              <w:rPr>
                <w:rFonts w:hint="cs"/>
                <w:sz w:val="30"/>
                <w:szCs w:val="30"/>
                <w:cs/>
              </w:rPr>
              <w:t>3</w:t>
            </w:r>
            <w:r w:rsidRPr="00924A84">
              <w:rPr>
                <w:sz w:val="30"/>
                <w:szCs w:val="30"/>
                <w:cs/>
              </w:rPr>
              <w:br/>
            </w:r>
            <w:r w:rsidRPr="00924A84">
              <w:rPr>
                <w:rFonts w:hint="cs"/>
                <w:sz w:val="30"/>
                <w:szCs w:val="30"/>
                <w:cs/>
              </w:rPr>
              <w:t>- รายงานวิจัย</w:t>
            </w:r>
          </w:p>
          <w:p w:rsidR="005B0D8F" w:rsidRPr="00924A84" w:rsidRDefault="005B0D8F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-</w:t>
            </w:r>
            <w:r>
              <w:rPr>
                <w:sz w:val="30"/>
                <w:szCs w:val="30"/>
              </w:rPr>
              <w:t>Power point</w:t>
            </w:r>
            <w:r>
              <w:rPr>
                <w:rFonts w:hint="cs"/>
                <w:sz w:val="30"/>
                <w:szCs w:val="30"/>
                <w:cs/>
              </w:rPr>
              <w:t xml:space="preserve">  ที่ใช้ประกอบรายวิชาที่แสดงการบูร</w:t>
            </w:r>
            <w:proofErr w:type="spellStart"/>
            <w:r>
              <w:rPr>
                <w:rFonts w:hint="cs"/>
                <w:sz w:val="30"/>
                <w:szCs w:val="30"/>
                <w:cs/>
              </w:rPr>
              <w:t>ณา</w:t>
            </w:r>
            <w:proofErr w:type="spellEnd"/>
            <w:r>
              <w:rPr>
                <w:rFonts w:hint="cs"/>
                <w:sz w:val="30"/>
                <w:szCs w:val="30"/>
                <w:cs/>
              </w:rPr>
              <w:t>การ</w:t>
            </w:r>
          </w:p>
        </w:tc>
        <w:tc>
          <w:tcPr>
            <w:tcW w:w="2268" w:type="dxa"/>
          </w:tcPr>
          <w:p w:rsidR="00B13D1E" w:rsidRPr="00924A84" w:rsidRDefault="00B13D1E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B13D1E" w:rsidRPr="00924A84" w:rsidTr="00924A84">
        <w:tc>
          <w:tcPr>
            <w:tcW w:w="4928" w:type="dxa"/>
          </w:tcPr>
          <w:p w:rsidR="00B13D1E" w:rsidRPr="00924A84" w:rsidRDefault="007C66E0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ตัวคูณ=5 มีการประเมินผลลัพธ์หรือผลกระทบต่อสังคมและชุมชน และได้รับความขอบคุณจากกลุ่มเป้าหมายของโครงการโดยมีหนังสือราชการหรือหลักฐานจากหน่วยงานภายนอกหรือสังคมและชุมชน</w:t>
            </w:r>
          </w:p>
        </w:tc>
        <w:tc>
          <w:tcPr>
            <w:tcW w:w="2693" w:type="dxa"/>
          </w:tcPr>
          <w:p w:rsidR="00B13D1E" w:rsidRPr="00924A84" w:rsidRDefault="00956E34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- สรุป/รายงาน</w:t>
            </w:r>
            <w:r w:rsidRPr="00924A84">
              <w:rPr>
                <w:sz w:val="30"/>
                <w:szCs w:val="30"/>
                <w:cs/>
              </w:rPr>
              <w:t>ประเมินผลลัพธ์หรือผลกระทบต่อสังคมและชุมชน</w:t>
            </w:r>
            <w:r w:rsidRPr="00924A84">
              <w:rPr>
                <w:rFonts w:hint="cs"/>
                <w:sz w:val="30"/>
                <w:szCs w:val="30"/>
                <w:cs/>
              </w:rPr>
              <w:br/>
              <w:t>- หนังสือขอบคุณจากหน่วยงานภายนอก</w:t>
            </w:r>
          </w:p>
        </w:tc>
        <w:tc>
          <w:tcPr>
            <w:tcW w:w="2268" w:type="dxa"/>
          </w:tcPr>
          <w:p w:rsidR="00B13D1E" w:rsidRPr="00924A84" w:rsidRDefault="00B13D1E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7C66E0" w:rsidRPr="00924A84" w:rsidTr="00924A84">
        <w:tc>
          <w:tcPr>
            <w:tcW w:w="4928" w:type="dxa"/>
            <w:shd w:val="clear" w:color="auto" w:fill="D9D9D9" w:themeFill="background1" w:themeFillShade="D9"/>
          </w:tcPr>
          <w:p w:rsidR="007C66E0" w:rsidRPr="00924A84" w:rsidRDefault="00E26827" w:rsidP="00924A84">
            <w:pPr>
              <w:pStyle w:val="11"/>
              <w:spacing w:before="0" w:after="0"/>
              <w:rPr>
                <w:sz w:val="30"/>
                <w:szCs w:val="30"/>
                <w:u w:val="single"/>
                <w:cs/>
              </w:rPr>
            </w:pPr>
            <w:r w:rsidRPr="00924A84">
              <w:rPr>
                <w:rFonts w:ascii="TH SarabunPSK" w:eastAsia="Times New Roman" w:hAnsi="TH SarabunPSK" w:hint="cs"/>
                <w:sz w:val="30"/>
                <w:szCs w:val="30"/>
                <w:u w:val="single"/>
                <w:cs/>
              </w:rPr>
              <w:t>3.</w:t>
            </w:r>
            <w:r w:rsidR="00EC7AF1" w:rsidRPr="00924A84">
              <w:rPr>
                <w:rFonts w:ascii="TH SarabunPSK" w:eastAsia="Times New Roman" w:hAnsi="TH SarabunPSK" w:hint="cs"/>
                <w:sz w:val="30"/>
                <w:szCs w:val="30"/>
                <w:u w:val="single"/>
                <w:cs/>
              </w:rPr>
              <w:t>4</w:t>
            </w:r>
            <w:r w:rsidRPr="00924A84">
              <w:rPr>
                <w:rFonts w:ascii="TH SarabunPSK" w:eastAsia="Times New Roman" w:hAnsi="TH SarabunPSK" w:hint="cs"/>
                <w:sz w:val="30"/>
                <w:szCs w:val="30"/>
                <w:u w:val="single"/>
                <w:cs/>
              </w:rPr>
              <w:t xml:space="preserve"> </w:t>
            </w:r>
            <w:r w:rsidR="007C66E0" w:rsidRPr="00924A84">
              <w:rPr>
                <w:rFonts w:ascii="TH SarabunPSK" w:eastAsia="Times New Roman" w:hAnsi="TH SarabunPSK"/>
                <w:sz w:val="30"/>
                <w:szCs w:val="30"/>
                <w:u w:val="single"/>
                <w:cs/>
              </w:rPr>
              <w:t>ค่าตัวคูณสำหรับงานบริการวิชาการรับเชิญรายบุคคลเท่ากับ</w:t>
            </w:r>
            <w:r w:rsidR="007C66E0" w:rsidRPr="00924A84">
              <w:rPr>
                <w:rFonts w:ascii="TH SarabunPSK" w:eastAsia="Times New Roman" w:hAnsi="TH SarabunPSK"/>
                <w:sz w:val="30"/>
                <w:szCs w:val="30"/>
                <w:u w:val="single"/>
              </w:rPr>
              <w:t xml:space="preserve"> 1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:rsidR="007C66E0" w:rsidRPr="00924A84" w:rsidRDefault="007C66E0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:rsidR="007C66E0" w:rsidRPr="00924A84" w:rsidRDefault="007C66E0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</w:tbl>
    <w:p w:rsidR="00B13D1E" w:rsidRDefault="00B13D1E" w:rsidP="00891382"/>
    <w:p w:rsidR="007C66E0" w:rsidRDefault="007C66E0" w:rsidP="00891382"/>
    <w:p w:rsidR="00B13D1E" w:rsidRPr="00924A84" w:rsidRDefault="00B13D1E" w:rsidP="00891382">
      <w:pPr>
        <w:rPr>
          <w:rFonts w:asciiTheme="minorHAnsi" w:hAnsiTheme="minorHAnsi"/>
        </w:rPr>
        <w:sectPr w:rsidR="00B13D1E" w:rsidRPr="00924A84" w:rsidSect="00482FB9">
          <w:pgSz w:w="11907" w:h="16839" w:code="9"/>
          <w:pgMar w:top="1440" w:right="1440" w:bottom="1440" w:left="1440" w:header="562" w:footer="562" w:gutter="0"/>
          <w:cols w:space="708"/>
          <w:titlePg/>
          <w:docGrid w:linePitch="435"/>
        </w:sectPr>
      </w:pPr>
    </w:p>
    <w:p w:rsidR="00B13D1E" w:rsidRDefault="005D78F6" w:rsidP="005D78F6">
      <w:pPr>
        <w:pStyle w:val="2"/>
      </w:pPr>
      <w:bookmarkStart w:id="30" w:name="_Toc372796278"/>
      <w:r w:rsidRPr="006B0B5F">
        <w:rPr>
          <w:cs/>
        </w:rPr>
        <w:lastRenderedPageBreak/>
        <w:t>ภาระงานด้านทำนุบำรุงศิลปะและวัฒนธรรม</w:t>
      </w:r>
      <w:bookmarkEnd w:id="30"/>
    </w:p>
    <w:p w:rsidR="005D78F6" w:rsidRDefault="005D78F6" w:rsidP="005D78F6">
      <w:pPr>
        <w:pStyle w:val="3"/>
      </w:pPr>
      <w:bookmarkStart w:id="31" w:name="_Toc372796279"/>
      <w:r>
        <w:rPr>
          <w:rFonts w:hint="cs"/>
          <w:cs/>
        </w:rPr>
        <w:t>สูตรการคำนวณภาระงานด้านทำนุบำรุงศิลปะและวัฒนธรรม</w:t>
      </w:r>
      <w:bookmarkEnd w:id="31"/>
    </w:p>
    <w:p w:rsidR="005D78F6" w:rsidRPr="005D78F6" w:rsidRDefault="005D78F6" w:rsidP="005D78F6"/>
    <w:p w:rsidR="0045126D" w:rsidRPr="009B4856" w:rsidRDefault="0045126D" w:rsidP="0045126D">
      <w:pPr>
        <w:pStyle w:val="11"/>
        <w:jc w:val="center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D9D9D9" w:themeFill="background1" w:themeFillShade="D9"/>
              <w:cs/>
            </w:rPr>
            <m:t>คะแนนดิบด้านการทำนุบำรุงฯ</m:t>
          </m:r>
          <m:r>
            <w:rPr>
              <w:rFonts w:ascii="Cambria Math" w:hAnsi="Cambria Math"/>
              <w:shd w:val="clear" w:color="auto" w:fill="D9D9D9" w:themeFill="background1" w:themeFillShade="D9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hd w:val="clear" w:color="auto" w:fill="D9D9D9" w:themeFill="background1" w:themeFillShade="D9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hd w:val="clear" w:color="auto" w:fill="D9D9D9" w:themeFill="background1" w:themeFillShade="D9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D9D9D9" w:themeFill="background1" w:themeFillShade="D9"/>
                      <w:cs/>
                    </w:rPr>
                    <m:t>ภาระงานของแต่ละโครงการ×ตัวคูณ</m:t>
                  </m:r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)</m:t>
                  </m:r>
                </m:e>
              </m:nary>
            </m:num>
            <m:den>
              <m:r>
                <w:rPr>
                  <w:rFonts w:ascii="Cambria Math" w:hAnsi="Cambria Math"/>
                  <w:shd w:val="clear" w:color="auto" w:fill="D9D9D9" w:themeFill="background1" w:themeFillShade="D9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D9D9D9" w:themeFill="background1" w:themeFillShade="D9"/>
                </w:rPr>
                <m:t xml:space="preserve"> ×5</m:t>
              </m:r>
            </m:den>
          </m:f>
          <m:r>
            <w:rPr>
              <w:rFonts w:ascii="Cambria Math" w:hAnsi="Cambria Math"/>
              <w:shd w:val="clear" w:color="auto" w:fill="D9D9D9" w:themeFill="background1" w:themeFillShade="D9"/>
            </w:rPr>
            <m:t>×100</m:t>
          </m:r>
        </m:oMath>
      </m:oMathPara>
    </w:p>
    <w:p w:rsidR="0045126D" w:rsidRDefault="0045126D" w:rsidP="00A3348D">
      <w:pPr>
        <w:pStyle w:val="11"/>
      </w:pPr>
    </w:p>
    <w:p w:rsidR="00A3348D" w:rsidRDefault="00A3348D" w:rsidP="00A3348D">
      <w:pPr>
        <w:pStyle w:val="11"/>
        <w:rPr>
          <w:cs/>
        </w:rPr>
      </w:pPr>
      <w:r>
        <w:rPr>
          <w:rFonts w:hint="cs"/>
          <w:cs/>
        </w:rPr>
        <w:t>ภาระงานของแต่ละโครงการ หมายถึง ค่าน้ำหนักของการมีส่วนร่วมกับโครงการ ดังนี้</w:t>
      </w:r>
    </w:p>
    <w:p w:rsidR="00A3348D" w:rsidRPr="00A3348D" w:rsidRDefault="00A3348D" w:rsidP="00A3348D">
      <w:pPr>
        <w:pStyle w:val="11"/>
      </w:pPr>
      <w:r w:rsidRPr="00A3348D">
        <w:rPr>
          <w:u w:val="single"/>
          <w:cs/>
        </w:rPr>
        <w:t>การมีส่วนร่วมกับโครงการภายในคณะฯ</w:t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A3348D">
        <w:rPr>
          <w:u w:val="single"/>
          <w:cs/>
        </w:rPr>
        <w:t>ค่าน้ำหนัก</w:t>
      </w:r>
    </w:p>
    <w:p w:rsidR="00A3348D" w:rsidRPr="00A3348D" w:rsidRDefault="00A3348D" w:rsidP="00A3348D">
      <w:pPr>
        <w:pStyle w:val="11"/>
      </w:pPr>
      <w:r w:rsidRPr="00A3348D">
        <w:rPr>
          <w:cs/>
        </w:rPr>
        <w:t>หัวหน้าโครงการ/ประธาน</w:t>
      </w:r>
      <w:r w:rsidRPr="00A3348D">
        <w:tab/>
      </w:r>
      <w:r w:rsidRPr="00A3348D">
        <w:rPr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A3348D">
        <w:rPr>
          <w:cs/>
        </w:rPr>
        <w:t>1.00</w:t>
      </w:r>
    </w:p>
    <w:p w:rsidR="00A3348D" w:rsidRPr="00A3348D" w:rsidRDefault="00A3348D" w:rsidP="00A3348D">
      <w:pPr>
        <w:pStyle w:val="11"/>
      </w:pPr>
      <w:r w:rsidRPr="00A3348D">
        <w:rPr>
          <w:cs/>
        </w:rPr>
        <w:t xml:space="preserve">รองประธาน </w:t>
      </w:r>
      <w:r w:rsidRPr="00A3348D">
        <w:t>/</w:t>
      </w:r>
      <w:r w:rsidRPr="00A3348D">
        <w:rPr>
          <w:cs/>
        </w:rPr>
        <w:t xml:space="preserve">เลขานุการโครงการ      </w:t>
      </w:r>
      <w:r w:rsidRPr="00A3348D">
        <w:rPr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A3348D">
        <w:rPr>
          <w:cs/>
        </w:rPr>
        <w:t>0.75</w:t>
      </w:r>
    </w:p>
    <w:p w:rsidR="00A3348D" w:rsidRPr="00A3348D" w:rsidRDefault="00A3348D" w:rsidP="00A3348D">
      <w:pPr>
        <w:pStyle w:val="11"/>
      </w:pPr>
      <w:r w:rsidRPr="00A3348D">
        <w:rPr>
          <w:cs/>
        </w:rPr>
        <w:t xml:space="preserve">ที่ปรึกษาโครงการ/กรรมการ    </w:t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A3348D">
        <w:rPr>
          <w:cs/>
        </w:rPr>
        <w:t>0.50</w:t>
      </w:r>
    </w:p>
    <w:p w:rsidR="00A3348D" w:rsidRPr="00A3348D" w:rsidRDefault="00A3348D" w:rsidP="00A3348D">
      <w:pPr>
        <w:pStyle w:val="11"/>
      </w:pPr>
      <w:r w:rsidRPr="00A3348D">
        <w:rPr>
          <w:cs/>
        </w:rPr>
        <w:t xml:space="preserve">ผู้ร่วมโครงการ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3348D">
        <w:rPr>
          <w:cs/>
        </w:rPr>
        <w:t>0.25</w:t>
      </w:r>
    </w:p>
    <w:p w:rsidR="00A3348D" w:rsidRPr="00A3348D" w:rsidRDefault="00A3348D" w:rsidP="00A3348D">
      <w:pPr>
        <w:pStyle w:val="11"/>
      </w:pPr>
      <w:r w:rsidRPr="00A3348D">
        <w:rPr>
          <w:u w:val="single"/>
          <w:cs/>
        </w:rPr>
        <w:t>การทำนุบำรุงศิลปะและวัฒนธรรมอื่นๆ</w:t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A3348D">
        <w:rPr>
          <w:u w:val="single"/>
          <w:cs/>
        </w:rPr>
        <w:t>ค่าน้ำหนัก</w:t>
      </w:r>
    </w:p>
    <w:p w:rsidR="00A3348D" w:rsidRPr="00A3348D" w:rsidRDefault="00A3348D" w:rsidP="00A3348D">
      <w:pPr>
        <w:pStyle w:val="11"/>
      </w:pPr>
      <w:r w:rsidRPr="00A3348D">
        <w:rPr>
          <w:cs/>
        </w:rPr>
        <w:t>ประธาน</w:t>
      </w:r>
      <w:r w:rsidRPr="00A3348D">
        <w:t>/</w:t>
      </w:r>
      <w:r w:rsidRPr="00A3348D">
        <w:rPr>
          <w:cs/>
        </w:rPr>
        <w:t>ผู้ริเริ่ม</w:t>
      </w:r>
      <w:r w:rsidRPr="00A3348D">
        <w:t>/</w:t>
      </w:r>
      <w:r w:rsidRPr="00A3348D">
        <w:rPr>
          <w:cs/>
        </w:rPr>
        <w:t>ผู้นำ</w:t>
      </w:r>
      <w:r w:rsidRPr="00A3348D">
        <w:tab/>
      </w:r>
      <w:r w:rsidRPr="00A3348D">
        <w:rPr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A3348D">
        <w:t>0</w:t>
      </w:r>
      <w:r w:rsidRPr="00A3348D">
        <w:rPr>
          <w:cs/>
        </w:rPr>
        <w:t>.</w:t>
      </w:r>
      <w:r w:rsidRPr="00A3348D">
        <w:t>5</w:t>
      </w:r>
      <w:r w:rsidRPr="00A3348D">
        <w:rPr>
          <w:cs/>
        </w:rPr>
        <w:t>0</w:t>
      </w:r>
    </w:p>
    <w:p w:rsidR="00A3348D" w:rsidRPr="00A3348D" w:rsidRDefault="00A3348D" w:rsidP="00A3348D">
      <w:pPr>
        <w:pStyle w:val="11"/>
      </w:pPr>
      <w:r w:rsidRPr="00A3348D">
        <w:rPr>
          <w:cs/>
        </w:rPr>
        <w:t>เป็นกรรมการ</w:t>
      </w:r>
      <w:r w:rsidRPr="00A3348D">
        <w:t>/</w:t>
      </w:r>
      <w:r w:rsidRPr="00A3348D">
        <w:rPr>
          <w:cs/>
        </w:rPr>
        <w:t xml:space="preserve">ผู้ทรงคุณวุฒิต่างๆ </w:t>
      </w:r>
      <w:r w:rsidRPr="00A3348D">
        <w:t>/</w:t>
      </w:r>
      <w:r w:rsidRPr="00A3348D">
        <w:rPr>
          <w:cs/>
        </w:rPr>
        <w:t>กรรมกา</w:t>
      </w:r>
      <w:r>
        <w:rPr>
          <w:cs/>
        </w:rPr>
        <w:t>รตัดสินต่างๆ</w:t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A3348D">
        <w:rPr>
          <w:cs/>
        </w:rPr>
        <w:t>0.</w:t>
      </w:r>
      <w:r w:rsidRPr="00A3348D">
        <w:t>25</w:t>
      </w:r>
    </w:p>
    <w:p w:rsidR="00A3348D" w:rsidRPr="00A3348D" w:rsidRDefault="00A3348D" w:rsidP="00A3348D">
      <w:pPr>
        <w:pStyle w:val="11"/>
      </w:pPr>
      <w:r>
        <w:rPr>
          <w:cs/>
        </w:rPr>
        <w:t>เข้าร่วมโครงการต่างๆ</w:t>
      </w:r>
      <w:r>
        <w:rPr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A3348D">
        <w:rPr>
          <w:cs/>
        </w:rPr>
        <w:t>0.</w:t>
      </w:r>
      <w:r w:rsidRPr="00A3348D">
        <w:t>125</w:t>
      </w:r>
    </w:p>
    <w:p w:rsidR="00E41334" w:rsidRDefault="00E41334" w:rsidP="00A3348D">
      <w:pPr>
        <w:pStyle w:val="11"/>
        <w:rPr>
          <w:cs/>
        </w:rPr>
        <w:sectPr w:rsidR="00E41334" w:rsidSect="00482FB9">
          <w:pgSz w:w="11907" w:h="16839" w:code="9"/>
          <w:pgMar w:top="1440" w:right="1440" w:bottom="1440" w:left="1440" w:header="562" w:footer="562" w:gutter="0"/>
          <w:cols w:space="708"/>
          <w:titlePg/>
          <w:docGrid w:linePitch="435"/>
        </w:sectPr>
      </w:pPr>
    </w:p>
    <w:tbl>
      <w:tblPr>
        <w:tblStyle w:val="afb"/>
        <w:tblW w:w="9969" w:type="dxa"/>
        <w:tblLook w:val="04A0" w:firstRow="1" w:lastRow="0" w:firstColumn="1" w:lastColumn="0" w:noHBand="0" w:noVBand="1"/>
      </w:tblPr>
      <w:tblGrid>
        <w:gridCol w:w="4786"/>
        <w:gridCol w:w="2874"/>
        <w:gridCol w:w="2309"/>
      </w:tblGrid>
      <w:tr w:rsidR="00E41334" w:rsidRPr="00924A84" w:rsidTr="00924A84">
        <w:tc>
          <w:tcPr>
            <w:tcW w:w="4786" w:type="dxa"/>
            <w:shd w:val="clear" w:color="auto" w:fill="D9D9D9" w:themeFill="background1" w:themeFillShade="D9"/>
            <w:vAlign w:val="center"/>
          </w:tcPr>
          <w:p w:rsidR="00E41334" w:rsidRPr="00924A84" w:rsidRDefault="00E41334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u w:val="single"/>
                <w:cs/>
              </w:rPr>
            </w:pPr>
            <w:r w:rsidRPr="00924A84">
              <w:rPr>
                <w:sz w:val="30"/>
                <w:szCs w:val="30"/>
                <w:u w:val="single"/>
                <w:cs/>
              </w:rPr>
              <w:lastRenderedPageBreak/>
              <w:t>โดยที่ตัวคูณสำหรับการทำนุบำรุงศิลปะและวัฒนธรรมมีดังต่อไปนี้</w:t>
            </w:r>
          </w:p>
        </w:tc>
        <w:tc>
          <w:tcPr>
            <w:tcW w:w="2874" w:type="dxa"/>
            <w:shd w:val="clear" w:color="auto" w:fill="D9D9D9" w:themeFill="background1" w:themeFillShade="D9"/>
            <w:vAlign w:val="center"/>
          </w:tcPr>
          <w:p w:rsidR="00E41334" w:rsidRPr="00924A84" w:rsidRDefault="00E41334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หลักฐานที่ต้องการ</w:t>
            </w:r>
          </w:p>
        </w:tc>
        <w:tc>
          <w:tcPr>
            <w:tcW w:w="2309" w:type="dxa"/>
            <w:shd w:val="clear" w:color="auto" w:fill="D9D9D9" w:themeFill="background1" w:themeFillShade="D9"/>
            <w:vAlign w:val="center"/>
          </w:tcPr>
          <w:p w:rsidR="00E41334" w:rsidRPr="00924A84" w:rsidRDefault="00E41334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หลักฐานที่เกี่ยวข้องจากส่วนกลาง</w:t>
            </w:r>
          </w:p>
        </w:tc>
      </w:tr>
      <w:tr w:rsidR="006F380A" w:rsidRPr="00924A84" w:rsidTr="00924A84">
        <w:tc>
          <w:tcPr>
            <w:tcW w:w="4786" w:type="dxa"/>
          </w:tcPr>
          <w:p w:rsidR="006F380A" w:rsidRPr="00924A84" w:rsidRDefault="006F380A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ตัวคูณ=1 มีโครงการทำนุบำรุงศิลปะและวั</w:t>
            </w:r>
            <w:r w:rsidR="00EC7AF1" w:rsidRPr="00924A84">
              <w:rPr>
                <w:rFonts w:hint="cs"/>
                <w:sz w:val="30"/>
                <w:szCs w:val="30"/>
                <w:cs/>
              </w:rPr>
              <w:t>ฒ</w:t>
            </w:r>
            <w:r w:rsidRPr="00924A84">
              <w:rPr>
                <w:sz w:val="30"/>
                <w:szCs w:val="30"/>
                <w:cs/>
              </w:rPr>
              <w:t>นธรรม</w:t>
            </w:r>
          </w:p>
        </w:tc>
        <w:tc>
          <w:tcPr>
            <w:tcW w:w="2874" w:type="dxa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- รายงาน</w:t>
            </w:r>
            <w:r w:rsidRPr="00924A84">
              <w:rPr>
                <w:sz w:val="30"/>
                <w:szCs w:val="30"/>
                <w:cs/>
              </w:rPr>
              <w:t>โครงการทำนุบำรุงศิลปะและวั</w:t>
            </w:r>
            <w:r w:rsidR="00EC7AF1" w:rsidRPr="00924A84">
              <w:rPr>
                <w:rFonts w:hint="cs"/>
                <w:sz w:val="30"/>
                <w:szCs w:val="30"/>
                <w:cs/>
              </w:rPr>
              <w:t>ฒ</w:t>
            </w:r>
            <w:r w:rsidRPr="00924A84">
              <w:rPr>
                <w:sz w:val="30"/>
                <w:szCs w:val="30"/>
                <w:cs/>
              </w:rPr>
              <w:t>นธรรม</w:t>
            </w:r>
            <w:r w:rsidRPr="00924A84">
              <w:rPr>
                <w:sz w:val="30"/>
                <w:szCs w:val="30"/>
                <w:cs/>
              </w:rPr>
              <w:br/>
            </w:r>
            <w:r w:rsidRPr="00924A84">
              <w:rPr>
                <w:rFonts w:hint="cs"/>
                <w:sz w:val="30"/>
                <w:szCs w:val="30"/>
                <w:cs/>
              </w:rPr>
              <w:t>- รายชื่อเข้าร่วมโครงการ</w:t>
            </w:r>
          </w:p>
        </w:tc>
        <w:tc>
          <w:tcPr>
            <w:tcW w:w="2309" w:type="dxa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ขอข้อมูลได้ที่ฝ่ายกิจการนิสิตและธุรการภาควิชา</w:t>
            </w:r>
          </w:p>
        </w:tc>
      </w:tr>
      <w:tr w:rsidR="006F380A" w:rsidRPr="00924A84" w:rsidTr="00924A84">
        <w:tc>
          <w:tcPr>
            <w:tcW w:w="4786" w:type="dxa"/>
          </w:tcPr>
          <w:p w:rsidR="006F380A" w:rsidRPr="00924A84" w:rsidRDefault="006F380A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ตัวคูณ=2 มีการดำเนินงานตามวงจรคุณภาพ (</w:t>
            </w:r>
            <w:r w:rsidRPr="00924A84">
              <w:rPr>
                <w:sz w:val="30"/>
                <w:szCs w:val="30"/>
              </w:rPr>
              <w:t>PDCA)</w:t>
            </w:r>
          </w:p>
        </w:tc>
        <w:tc>
          <w:tcPr>
            <w:tcW w:w="2874" w:type="dxa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- แผนและกิจกรรมหรือ</w:t>
            </w:r>
            <w:r w:rsidRPr="00924A84">
              <w:rPr>
                <w:sz w:val="30"/>
                <w:szCs w:val="30"/>
                <w:cs/>
              </w:rPr>
              <w:t>โครงการทำนุบำรุงศิลปะและวั</w:t>
            </w:r>
            <w:r w:rsidR="00EC7AF1" w:rsidRPr="00924A84">
              <w:rPr>
                <w:rFonts w:hint="cs"/>
                <w:sz w:val="30"/>
                <w:szCs w:val="30"/>
                <w:cs/>
              </w:rPr>
              <w:t>ฒ</w:t>
            </w:r>
            <w:r w:rsidRPr="00924A84">
              <w:rPr>
                <w:sz w:val="30"/>
                <w:szCs w:val="30"/>
                <w:cs/>
              </w:rPr>
              <w:t>นธรรม</w:t>
            </w:r>
            <w:r w:rsidRPr="00924A84">
              <w:rPr>
                <w:sz w:val="30"/>
                <w:szCs w:val="30"/>
                <w:cs/>
              </w:rPr>
              <w:br/>
            </w:r>
            <w:r w:rsidRPr="00924A84">
              <w:rPr>
                <w:rFonts w:hint="cs"/>
                <w:sz w:val="30"/>
                <w:szCs w:val="30"/>
                <w:cs/>
              </w:rPr>
              <w:t>- รายงาน/เอกสารผลการปฏิบัติตามกิจกรรม/โครงการที่วางไว้</w:t>
            </w:r>
          </w:p>
          <w:p w:rsidR="00280A84" w:rsidRPr="00924A84" w:rsidRDefault="00280A84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-รายงานการประชุมภาควิชา/ประจำคณะ</w:t>
            </w:r>
          </w:p>
        </w:tc>
        <w:tc>
          <w:tcPr>
            <w:tcW w:w="2309" w:type="dxa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6F380A" w:rsidRPr="00924A84" w:rsidTr="00924A84">
        <w:tc>
          <w:tcPr>
            <w:tcW w:w="4786" w:type="dxa"/>
          </w:tcPr>
          <w:p w:rsidR="006F380A" w:rsidRPr="00924A84" w:rsidRDefault="006F380A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ตัวคูณ=3 มีรายงานฉบับสมบูรณ์</w:t>
            </w:r>
          </w:p>
        </w:tc>
        <w:tc>
          <w:tcPr>
            <w:tcW w:w="2874" w:type="dxa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รายงานฉบับสมบูรณ์ของ</w:t>
            </w:r>
            <w:r w:rsidR="00EC7AF1" w:rsidRPr="00924A84">
              <w:rPr>
                <w:sz w:val="30"/>
                <w:szCs w:val="30"/>
                <w:cs/>
              </w:rPr>
              <w:t>โครงการทำนุบำรุงศิลปะและวั</w:t>
            </w:r>
            <w:r w:rsidR="00EC7AF1" w:rsidRPr="00924A84">
              <w:rPr>
                <w:rFonts w:hint="cs"/>
                <w:sz w:val="30"/>
                <w:szCs w:val="30"/>
                <w:cs/>
              </w:rPr>
              <w:t>ฒ</w:t>
            </w:r>
            <w:r w:rsidRPr="00924A84">
              <w:rPr>
                <w:sz w:val="30"/>
                <w:szCs w:val="30"/>
                <w:cs/>
              </w:rPr>
              <w:t>นธรรม</w:t>
            </w:r>
          </w:p>
        </w:tc>
        <w:tc>
          <w:tcPr>
            <w:tcW w:w="2309" w:type="dxa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ขอข้อมูลได้ที่ฝ่ายกิจการนิสิตและธุรการภาควิชา</w:t>
            </w:r>
          </w:p>
        </w:tc>
      </w:tr>
      <w:tr w:rsidR="006F380A" w:rsidRPr="00924A84" w:rsidTr="00924A84">
        <w:tc>
          <w:tcPr>
            <w:tcW w:w="4786" w:type="dxa"/>
          </w:tcPr>
          <w:p w:rsidR="006F380A" w:rsidRPr="00924A84" w:rsidRDefault="006F380A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ตัวคูณ=4 มีการบูร</w:t>
            </w:r>
            <w:proofErr w:type="spellStart"/>
            <w:r w:rsidRPr="00924A84">
              <w:rPr>
                <w:sz w:val="30"/>
                <w:szCs w:val="30"/>
                <w:cs/>
              </w:rPr>
              <w:t>ณา</w:t>
            </w:r>
            <w:proofErr w:type="spellEnd"/>
            <w:r w:rsidRPr="00924A84">
              <w:rPr>
                <w:sz w:val="30"/>
                <w:szCs w:val="30"/>
                <w:cs/>
              </w:rPr>
              <w:t>การงานทำนุบำรุงศิลปะและวัฒนธรรมกับการเรียนการสอนหรืองานวิจัย</w:t>
            </w:r>
          </w:p>
        </w:tc>
        <w:tc>
          <w:tcPr>
            <w:tcW w:w="2874" w:type="dxa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 xml:space="preserve">- </w:t>
            </w:r>
            <w:proofErr w:type="spellStart"/>
            <w:r w:rsidRPr="00924A84">
              <w:rPr>
                <w:rFonts w:hint="cs"/>
                <w:sz w:val="30"/>
                <w:szCs w:val="30"/>
                <w:cs/>
              </w:rPr>
              <w:t>มคอ</w:t>
            </w:r>
            <w:proofErr w:type="spellEnd"/>
            <w:r w:rsidRPr="00924A84">
              <w:rPr>
                <w:rFonts w:hint="cs"/>
                <w:sz w:val="30"/>
                <w:szCs w:val="30"/>
                <w:cs/>
              </w:rPr>
              <w:t>.</w:t>
            </w:r>
            <w:r w:rsidR="00066AD9" w:rsidRPr="00924A84">
              <w:rPr>
                <w:rFonts w:hint="cs"/>
                <w:sz w:val="30"/>
                <w:szCs w:val="30"/>
                <w:cs/>
              </w:rPr>
              <w:t xml:space="preserve"> 3</w:t>
            </w:r>
            <w:r w:rsidRPr="00924A84">
              <w:rPr>
                <w:sz w:val="30"/>
                <w:szCs w:val="30"/>
                <w:cs/>
              </w:rPr>
              <w:br/>
            </w:r>
            <w:r w:rsidRPr="00924A84">
              <w:rPr>
                <w:rFonts w:hint="cs"/>
                <w:sz w:val="30"/>
                <w:szCs w:val="30"/>
                <w:cs/>
              </w:rPr>
              <w:t>- รายงานวิจัย</w:t>
            </w:r>
          </w:p>
        </w:tc>
        <w:tc>
          <w:tcPr>
            <w:tcW w:w="2309" w:type="dxa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6F380A" w:rsidRPr="00924A84" w:rsidTr="00924A84">
        <w:tc>
          <w:tcPr>
            <w:tcW w:w="4786" w:type="dxa"/>
          </w:tcPr>
          <w:p w:rsidR="006F380A" w:rsidRPr="00924A84" w:rsidRDefault="006F380A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ตัวคูณ=5 มีการประเมินผลลัพธ์หรือผลกระทบต่อสังคมและชุมชน และ</w:t>
            </w:r>
            <w:r w:rsidRPr="00924A84">
              <w:rPr>
                <w:rFonts w:ascii="TH SarabunPSK" w:eastAsia="Times New Roman" w:hAnsi="TH SarabunPSK"/>
                <w:sz w:val="30"/>
                <w:szCs w:val="30"/>
                <w:cs/>
              </w:rPr>
              <w:t>ได้รับความขอบคุณจากกลุ่มเป้าหมายของโครงการโดยมีหนังสือราชการหรือหลักฐานจากหน่วยงานภายนอกหรือสังคมและชุมชน</w:t>
            </w:r>
          </w:p>
        </w:tc>
        <w:tc>
          <w:tcPr>
            <w:tcW w:w="2874" w:type="dxa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- สรุป/รายงาน</w:t>
            </w:r>
            <w:r w:rsidRPr="00924A84">
              <w:rPr>
                <w:sz w:val="30"/>
                <w:szCs w:val="30"/>
                <w:cs/>
              </w:rPr>
              <w:t>ประเมินผลลัพธ์หรือผลกระทบต่อสังคมและชุมชน</w:t>
            </w:r>
            <w:r w:rsidRPr="00924A84">
              <w:rPr>
                <w:rFonts w:hint="cs"/>
                <w:sz w:val="30"/>
                <w:szCs w:val="30"/>
                <w:cs/>
              </w:rPr>
              <w:br/>
              <w:t>- หนังสือขอบคุณจากหน่วยงานภายนอก</w:t>
            </w:r>
          </w:p>
        </w:tc>
        <w:tc>
          <w:tcPr>
            <w:tcW w:w="2309" w:type="dxa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  <w:tr w:rsidR="006F380A" w:rsidRPr="00924A84" w:rsidTr="00924A84">
        <w:tc>
          <w:tcPr>
            <w:tcW w:w="4786" w:type="dxa"/>
            <w:shd w:val="clear" w:color="auto" w:fill="D9D9D9" w:themeFill="background1" w:themeFillShade="D9"/>
          </w:tcPr>
          <w:p w:rsidR="006F380A" w:rsidRPr="00924A84" w:rsidRDefault="006F380A" w:rsidP="00924A84">
            <w:pPr>
              <w:pStyle w:val="11"/>
              <w:spacing w:before="0" w:after="0"/>
              <w:rPr>
                <w:sz w:val="30"/>
                <w:szCs w:val="30"/>
                <w:u w:val="single"/>
                <w:cs/>
              </w:rPr>
            </w:pPr>
            <w:r w:rsidRPr="00924A84">
              <w:rPr>
                <w:rFonts w:ascii="TH SarabunPSK" w:eastAsia="Times New Roman" w:hAnsi="TH SarabunPSK"/>
                <w:sz w:val="30"/>
                <w:szCs w:val="30"/>
                <w:u w:val="single"/>
                <w:cs/>
              </w:rPr>
              <w:t>ค่าตัวคูณสำหรับงานบริการวิชาการรับเชิญรายบุคคลเท่ากับ</w:t>
            </w:r>
            <w:r w:rsidRPr="00924A84">
              <w:rPr>
                <w:rFonts w:ascii="TH SarabunPSK" w:eastAsia="Times New Roman" w:hAnsi="TH SarabunPSK"/>
                <w:sz w:val="30"/>
                <w:szCs w:val="30"/>
                <w:u w:val="single"/>
              </w:rPr>
              <w:t xml:space="preserve"> 1</w:t>
            </w:r>
          </w:p>
        </w:tc>
        <w:tc>
          <w:tcPr>
            <w:tcW w:w="2874" w:type="dxa"/>
            <w:shd w:val="clear" w:color="auto" w:fill="D9D9D9" w:themeFill="background1" w:themeFillShade="D9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  <w:tc>
          <w:tcPr>
            <w:tcW w:w="2309" w:type="dxa"/>
            <w:shd w:val="clear" w:color="auto" w:fill="D9D9D9" w:themeFill="background1" w:themeFillShade="D9"/>
          </w:tcPr>
          <w:p w:rsidR="006F380A" w:rsidRPr="00924A84" w:rsidRDefault="006F380A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</w:tbl>
    <w:p w:rsidR="00E41334" w:rsidRDefault="00E41334" w:rsidP="002E2094">
      <w:pPr>
        <w:pStyle w:val="11"/>
        <w:ind w:firstLine="0"/>
      </w:pPr>
    </w:p>
    <w:p w:rsidR="00E41334" w:rsidRDefault="00E41334" w:rsidP="00A3348D">
      <w:pPr>
        <w:pStyle w:val="11"/>
        <w:rPr>
          <w:cs/>
        </w:rPr>
        <w:sectPr w:rsidR="00E41334" w:rsidSect="00482FB9">
          <w:pgSz w:w="11907" w:h="16839" w:code="9"/>
          <w:pgMar w:top="1440" w:right="1440" w:bottom="1440" w:left="1440" w:header="562" w:footer="562" w:gutter="0"/>
          <w:cols w:space="708"/>
          <w:titlePg/>
          <w:docGrid w:linePitch="435"/>
        </w:sectPr>
      </w:pPr>
    </w:p>
    <w:p w:rsidR="00E41334" w:rsidRDefault="003425E5" w:rsidP="003425E5">
      <w:pPr>
        <w:pStyle w:val="2"/>
      </w:pPr>
      <w:bookmarkStart w:id="32" w:name="_Toc372796280"/>
      <w:r>
        <w:rPr>
          <w:rFonts w:hint="cs"/>
          <w:cs/>
        </w:rPr>
        <w:lastRenderedPageBreak/>
        <w:t>ภาระงานด้านช่วยการบริหารจัดการและอื่นๆ</w:t>
      </w:r>
      <w:bookmarkEnd w:id="32"/>
    </w:p>
    <w:p w:rsidR="003425E5" w:rsidRPr="003425E5" w:rsidRDefault="003425E5" w:rsidP="003425E5">
      <w:pPr>
        <w:pStyle w:val="3"/>
      </w:pPr>
      <w:bookmarkStart w:id="33" w:name="_Toc372796281"/>
      <w:r>
        <w:rPr>
          <w:rFonts w:hint="cs"/>
          <w:cs/>
        </w:rPr>
        <w:t>องค์ประกอบของภาระงานด้านช่วยการบริหารจัดการและอื่นๆ</w:t>
      </w:r>
      <w:bookmarkEnd w:id="33"/>
    </w:p>
    <w:tbl>
      <w:tblPr>
        <w:tblW w:w="3604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6499"/>
      </w:tblGrid>
      <w:tr w:rsidR="00D25802" w:rsidRPr="006B0B5F" w:rsidTr="003425E5">
        <w:trPr>
          <w:trHeight w:val="257"/>
        </w:trPr>
        <w:tc>
          <w:tcPr>
            <w:tcW w:w="5000" w:type="pct"/>
            <w:shd w:val="clear" w:color="auto" w:fill="auto"/>
            <w:hideMark/>
          </w:tcPr>
          <w:p w:rsidR="00D25802" w:rsidRPr="006B0B5F" w:rsidRDefault="00D25802" w:rsidP="0011582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B0B5F">
              <w:rPr>
                <w:rFonts w:ascii="TH SarabunPSK" w:hAnsi="TH SarabunPSK" w:cs="TH SarabunPSK"/>
                <w:sz w:val="28"/>
                <w:szCs w:val="28"/>
              </w:rPr>
              <w:t xml:space="preserve">5. </w:t>
            </w:r>
            <w:r w:rsidRPr="006B0B5F">
              <w:rPr>
                <w:rFonts w:ascii="TH SarabunPSK" w:hAnsi="TH SarabunPSK" w:cs="TH SarabunPSK"/>
                <w:sz w:val="28"/>
                <w:szCs w:val="28"/>
                <w:cs/>
              </w:rPr>
              <w:t>ภาระงานด้านช่วยการบริหารจัดการและอื่น ๆ</w:t>
            </w:r>
          </w:p>
        </w:tc>
      </w:tr>
      <w:tr w:rsidR="00D25802" w:rsidRPr="006B0B5F" w:rsidTr="003425E5">
        <w:trPr>
          <w:trHeight w:val="435"/>
        </w:trPr>
        <w:tc>
          <w:tcPr>
            <w:tcW w:w="5000" w:type="pct"/>
            <w:shd w:val="clear" w:color="auto" w:fill="auto"/>
            <w:vAlign w:val="bottom"/>
            <w:hideMark/>
          </w:tcPr>
          <w:p w:rsidR="00D25802" w:rsidRPr="006B0B5F" w:rsidRDefault="00D25802" w:rsidP="00115826">
            <w:pPr>
              <w:ind w:left="567"/>
              <w:rPr>
                <w:rFonts w:ascii="TH SarabunPSK" w:hAnsi="TH SarabunPSK" w:cs="TH SarabunPSK"/>
                <w:sz w:val="28"/>
                <w:szCs w:val="28"/>
              </w:rPr>
            </w:pPr>
            <w:r w:rsidRPr="006B0B5F">
              <w:rPr>
                <w:rFonts w:ascii="TH SarabunPSK" w:hAnsi="TH SarabunPSK" w:cs="TH SarabunPSK"/>
                <w:sz w:val="28"/>
                <w:szCs w:val="28"/>
              </w:rPr>
              <w:t xml:space="preserve">5.1) </w:t>
            </w:r>
            <w:r w:rsidRPr="006B0B5F">
              <w:rPr>
                <w:rFonts w:ascii="TH SarabunPSK" w:hAnsi="TH SarabunPSK" w:cs="TH SarabunPSK"/>
                <w:sz w:val="28"/>
                <w:szCs w:val="28"/>
                <w:cs/>
              </w:rPr>
              <w:t>การบริหารจัดการหลักสูตร/โครงการส่งเสริมวิชาการ</w:t>
            </w:r>
          </w:p>
        </w:tc>
      </w:tr>
      <w:tr w:rsidR="00D25802" w:rsidRPr="006B0B5F" w:rsidTr="003425E5">
        <w:trPr>
          <w:trHeight w:val="285"/>
        </w:trPr>
        <w:tc>
          <w:tcPr>
            <w:tcW w:w="5000" w:type="pct"/>
            <w:shd w:val="clear" w:color="auto" w:fill="auto"/>
            <w:vAlign w:val="bottom"/>
            <w:hideMark/>
          </w:tcPr>
          <w:p w:rsidR="00D25802" w:rsidRPr="006B0B5F" w:rsidRDefault="00D25802" w:rsidP="00115826">
            <w:pPr>
              <w:ind w:left="567"/>
              <w:rPr>
                <w:rFonts w:ascii="TH SarabunPSK" w:hAnsi="TH SarabunPSK" w:cs="TH SarabunPSK"/>
                <w:sz w:val="28"/>
                <w:szCs w:val="28"/>
              </w:rPr>
            </w:pPr>
            <w:r w:rsidRPr="006B0B5F">
              <w:rPr>
                <w:rFonts w:ascii="TH SarabunPSK" w:hAnsi="TH SarabunPSK" w:cs="TH SarabunPSK"/>
                <w:sz w:val="28"/>
                <w:szCs w:val="28"/>
              </w:rPr>
              <w:t xml:space="preserve">5.2) </w:t>
            </w:r>
            <w:r w:rsidRPr="006B0B5F">
              <w:rPr>
                <w:rFonts w:ascii="TH SarabunPSK" w:hAnsi="TH SarabunPSK" w:cs="TH SarabunPSK"/>
                <w:sz w:val="28"/>
                <w:szCs w:val="28"/>
                <w:cs/>
              </w:rPr>
              <w:t>การช่วยงานบริหารจัดการภาควิชา/คณะฯ</w:t>
            </w:r>
          </w:p>
        </w:tc>
      </w:tr>
      <w:tr w:rsidR="00D25802" w:rsidRPr="006B0B5F" w:rsidTr="003425E5">
        <w:trPr>
          <w:trHeight w:val="360"/>
        </w:trPr>
        <w:tc>
          <w:tcPr>
            <w:tcW w:w="5000" w:type="pct"/>
            <w:shd w:val="clear" w:color="auto" w:fill="auto"/>
            <w:noWrap/>
            <w:vAlign w:val="bottom"/>
            <w:hideMark/>
          </w:tcPr>
          <w:p w:rsidR="00D25802" w:rsidRPr="006B0B5F" w:rsidRDefault="00D25802" w:rsidP="00115826">
            <w:pPr>
              <w:ind w:left="567"/>
              <w:rPr>
                <w:rFonts w:ascii="TH SarabunPSK" w:hAnsi="TH SarabunPSK" w:cs="TH SarabunPSK"/>
                <w:sz w:val="28"/>
                <w:szCs w:val="28"/>
              </w:rPr>
            </w:pPr>
            <w:r w:rsidRPr="006B0B5F">
              <w:rPr>
                <w:rFonts w:ascii="TH SarabunPSK" w:hAnsi="TH SarabunPSK" w:cs="TH SarabunPSK"/>
                <w:sz w:val="28"/>
                <w:szCs w:val="28"/>
              </w:rPr>
              <w:t xml:space="preserve">5.3) </w:t>
            </w:r>
            <w:r w:rsidRPr="006B0B5F">
              <w:rPr>
                <w:rFonts w:ascii="TH SarabunPSK" w:hAnsi="TH SarabunPSK" w:cs="TH SarabunPSK"/>
                <w:sz w:val="28"/>
                <w:szCs w:val="28"/>
                <w:cs/>
              </w:rPr>
              <w:t>การพัฒนาตนเองต่างๆ</w:t>
            </w:r>
          </w:p>
        </w:tc>
      </w:tr>
      <w:tr w:rsidR="00D25802" w:rsidRPr="006B0B5F" w:rsidTr="003425E5">
        <w:trPr>
          <w:trHeight w:val="360"/>
        </w:trPr>
        <w:tc>
          <w:tcPr>
            <w:tcW w:w="5000" w:type="pct"/>
            <w:shd w:val="clear" w:color="auto" w:fill="auto"/>
            <w:noWrap/>
            <w:vAlign w:val="bottom"/>
            <w:hideMark/>
          </w:tcPr>
          <w:p w:rsidR="00D25802" w:rsidRPr="006B0B5F" w:rsidRDefault="00D25802" w:rsidP="00C76DF7">
            <w:pPr>
              <w:ind w:left="567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B0B5F">
              <w:rPr>
                <w:rFonts w:ascii="TH SarabunPSK" w:hAnsi="TH SarabunPSK" w:cs="TH SarabunPSK"/>
                <w:sz w:val="28"/>
                <w:szCs w:val="28"/>
              </w:rPr>
              <w:t xml:space="preserve">5.4) </w:t>
            </w:r>
            <w:r w:rsidRPr="006B0B5F">
              <w:rPr>
                <w:rFonts w:ascii="TH SarabunPSK" w:hAnsi="TH SarabunPSK" w:cs="TH SarabunPSK"/>
                <w:sz w:val="28"/>
                <w:szCs w:val="28"/>
                <w:cs/>
              </w:rPr>
              <w:t>การพัฒนาองค์กรอื่น</w:t>
            </w:r>
            <w:r w:rsidR="00C76DF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</w:t>
            </w:r>
            <w:r w:rsidR="00EC7AF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EC7AF1">
              <w:rPr>
                <w:rFonts w:ascii="TH SarabunPSK" w:hAnsi="TH SarabunPSK" w:cs="TH SarabunPSK" w:hint="cs"/>
                <w:sz w:val="28"/>
                <w:szCs w:val="28"/>
                <w:cs/>
              </w:rPr>
              <w:t>กรรมการหรือผู้บริหารองค์กรอื่น</w:t>
            </w:r>
          </w:p>
        </w:tc>
      </w:tr>
      <w:tr w:rsidR="00D25802" w:rsidRPr="006B0B5F" w:rsidTr="003425E5">
        <w:trPr>
          <w:trHeight w:val="360"/>
        </w:trPr>
        <w:tc>
          <w:tcPr>
            <w:tcW w:w="5000" w:type="pct"/>
            <w:shd w:val="clear" w:color="auto" w:fill="auto"/>
            <w:noWrap/>
            <w:vAlign w:val="bottom"/>
            <w:hideMark/>
          </w:tcPr>
          <w:p w:rsidR="00D25802" w:rsidRPr="006B0B5F" w:rsidRDefault="00D25802" w:rsidP="00C76DF7">
            <w:pPr>
              <w:ind w:left="567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B0B5F">
              <w:rPr>
                <w:rFonts w:ascii="TH SarabunPSK" w:hAnsi="TH SarabunPSK" w:cs="TH SarabunPSK"/>
                <w:sz w:val="28"/>
                <w:szCs w:val="28"/>
              </w:rPr>
              <w:t xml:space="preserve">5.5) </w:t>
            </w:r>
            <w:r w:rsidR="00C76DF7" w:rsidRPr="006B0B5F">
              <w:rPr>
                <w:rFonts w:ascii="TH SarabunPSK" w:hAnsi="TH SarabunPSK" w:cs="TH SarabunPSK"/>
                <w:sz w:val="28"/>
                <w:szCs w:val="28"/>
                <w:cs/>
              </w:rPr>
              <w:t>การเข้าร่วมกิจกรรมอื่น</w:t>
            </w:r>
            <w:r w:rsidR="00C76DF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ๆ</w:t>
            </w:r>
          </w:p>
        </w:tc>
      </w:tr>
      <w:tr w:rsidR="00D25802" w:rsidRPr="006B0B5F" w:rsidTr="00C76DF7">
        <w:trPr>
          <w:trHeight w:val="175"/>
        </w:trPr>
        <w:tc>
          <w:tcPr>
            <w:tcW w:w="5000" w:type="pct"/>
            <w:shd w:val="clear" w:color="auto" w:fill="auto"/>
            <w:noWrap/>
            <w:vAlign w:val="bottom"/>
            <w:hideMark/>
          </w:tcPr>
          <w:p w:rsidR="00D25802" w:rsidRPr="006B0B5F" w:rsidRDefault="00D25802" w:rsidP="00C76DF7">
            <w:pPr>
              <w:ind w:left="567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D25802" w:rsidRPr="006B0B5F" w:rsidTr="00C76DF7">
        <w:trPr>
          <w:trHeight w:val="83"/>
        </w:trPr>
        <w:tc>
          <w:tcPr>
            <w:tcW w:w="5000" w:type="pct"/>
            <w:shd w:val="clear" w:color="auto" w:fill="auto"/>
            <w:noWrap/>
            <w:vAlign w:val="bottom"/>
            <w:hideMark/>
          </w:tcPr>
          <w:p w:rsidR="00D25802" w:rsidRPr="006B0B5F" w:rsidRDefault="00D25802" w:rsidP="00115826">
            <w:pPr>
              <w:ind w:left="567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D25802" w:rsidRDefault="003425E5" w:rsidP="003425E5">
      <w:pPr>
        <w:pStyle w:val="3"/>
      </w:pPr>
      <w:bookmarkStart w:id="34" w:name="_Toc372796282"/>
      <w:r>
        <w:rPr>
          <w:rFonts w:hint="cs"/>
          <w:cs/>
        </w:rPr>
        <w:t>สูตรการคำนวณภาระงานด้านช่วยการบริหารจัดการและอื่นๆ</w:t>
      </w:r>
      <w:bookmarkEnd w:id="34"/>
    </w:p>
    <w:p w:rsidR="008C1DE5" w:rsidRDefault="008C1DE5" w:rsidP="008C1DE5">
      <w:pPr>
        <w:pStyle w:val="4"/>
      </w:pPr>
      <w:r>
        <w:rPr>
          <w:rFonts w:hint="cs"/>
          <w:u w:val="none"/>
          <w:cs/>
        </w:rPr>
        <w:t>สูต</w:t>
      </w:r>
      <w:r w:rsidR="006D23B3">
        <w:rPr>
          <w:rFonts w:hint="cs"/>
          <w:u w:val="none"/>
          <w:cs/>
        </w:rPr>
        <w:t xml:space="preserve">รการคำนวณสำหรับภาระงานช่วยการบริหารจัดการ (ข้อ </w:t>
      </w:r>
      <w:r w:rsidR="006D23B3">
        <w:rPr>
          <w:u w:val="none"/>
        </w:rPr>
        <w:t>5.1) – 5.2)</w:t>
      </w:r>
      <w:r w:rsidR="006D23B3" w:rsidRPr="006D23B3">
        <w:rPr>
          <w:rFonts w:hint="cs"/>
          <w:u w:val="none"/>
          <w:cs/>
        </w:rPr>
        <w:t>)</w:t>
      </w:r>
    </w:p>
    <w:p w:rsidR="003425E5" w:rsidRPr="009B4856" w:rsidRDefault="003425E5" w:rsidP="003425E5">
      <w:pPr>
        <w:pStyle w:val="11"/>
        <w:jc w:val="center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D9D9D9" w:themeFill="background1" w:themeFillShade="D9"/>
              <w:cs/>
            </w:rPr>
            <m:t>คะแนนดิบด้านช่วยบริหารจัดการ</m:t>
          </m:r>
          <m:r>
            <w:rPr>
              <w:rFonts w:ascii="Cambria Math" w:hAnsi="Cambria Math"/>
              <w:shd w:val="clear" w:color="auto" w:fill="D9D9D9" w:themeFill="background1" w:themeFillShade="D9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hd w:val="clear" w:color="auto" w:fill="D9D9D9" w:themeFill="background1" w:themeFillShade="D9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hd w:val="clear" w:color="auto" w:fill="D9D9D9" w:themeFill="background1" w:themeFillShade="D9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D9D9D9" w:themeFill="background1" w:themeFillShade="D9"/>
                      <w:cs/>
                    </w:rPr>
                    <m:t>ภาระงานตามตำแหน่งหน้าที่×ตัวคูณ</m:t>
                  </m:r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)</m:t>
                  </m:r>
                </m:e>
              </m:nary>
            </m:num>
            <m:den>
              <m:r>
                <w:rPr>
                  <w:rFonts w:ascii="Cambria Math" w:hAnsi="Cambria Math"/>
                  <w:shd w:val="clear" w:color="auto" w:fill="D9D9D9" w:themeFill="background1" w:themeFillShade="D9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D9D9D9" w:themeFill="background1" w:themeFillShade="D9"/>
                </w:rPr>
                <m:t xml:space="preserve"> ×5</m:t>
              </m:r>
            </m:den>
          </m:f>
          <m:r>
            <w:rPr>
              <w:rFonts w:ascii="Cambria Math" w:hAnsi="Cambria Math"/>
              <w:shd w:val="clear" w:color="auto" w:fill="D9D9D9" w:themeFill="background1" w:themeFillShade="D9"/>
            </w:rPr>
            <m:t>×100</m:t>
          </m:r>
        </m:oMath>
      </m:oMathPara>
    </w:p>
    <w:p w:rsidR="003425E5" w:rsidRDefault="003425E5" w:rsidP="003425E5">
      <w:pPr>
        <w:ind w:left="1701"/>
        <w:rPr>
          <w:rFonts w:ascii="TH SarabunPSK" w:hAnsi="TH SarabunPSK" w:cs="TH SarabunPSK"/>
        </w:rPr>
      </w:pPr>
    </w:p>
    <w:p w:rsidR="00B96BEF" w:rsidRDefault="00B96BEF" w:rsidP="003425E5">
      <w:pPr>
        <w:ind w:left="1701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ภาระงานตามหน้าที่ หมายถึง ค่าน้ำหนักที่กำหนดตามภาระหน้าที่ ดังต่อไปนี้ </w:t>
      </w:r>
    </w:p>
    <w:p w:rsidR="00B96BEF" w:rsidRPr="003425E5" w:rsidRDefault="00B96BEF" w:rsidP="003425E5">
      <w:pPr>
        <w:ind w:left="1701"/>
        <w:rPr>
          <w:rFonts w:ascii="TH SarabunPSK" w:hAnsi="TH SarabunPSK" w:cs="TH SarabunPSK"/>
        </w:rPr>
      </w:pPr>
    </w:p>
    <w:p w:rsidR="003425E5" w:rsidRPr="003425E5" w:rsidRDefault="003425E5" w:rsidP="003425E5">
      <w:pPr>
        <w:ind w:left="1418"/>
        <w:rPr>
          <w:rFonts w:ascii="TH SarabunPSK" w:hAnsi="TH SarabunPSK" w:cs="TH SarabunPSK"/>
          <w:u w:val="single"/>
        </w:rPr>
      </w:pPr>
      <w:r w:rsidRPr="003425E5">
        <w:rPr>
          <w:rFonts w:ascii="TH SarabunPSK" w:hAnsi="TH SarabunPSK" w:cs="TH SarabunPSK"/>
          <w:u w:val="single"/>
          <w:cs/>
        </w:rPr>
        <w:t>ภาระหน้าที่บริหารจัดการ (5.1)</w:t>
      </w:r>
      <w:r w:rsidRPr="003425E5">
        <w:rPr>
          <w:rFonts w:ascii="TH SarabunPSK" w:hAnsi="TH SarabunPSK" w:cs="TH SarabunPSK" w:hint="cs"/>
          <w:cs/>
        </w:rPr>
        <w:tab/>
      </w:r>
      <w:r w:rsidRPr="003425E5">
        <w:rPr>
          <w:rFonts w:ascii="TH SarabunPSK" w:hAnsi="TH SarabunPSK" w:cs="TH SarabunPSK" w:hint="cs"/>
          <w:cs/>
        </w:rPr>
        <w:tab/>
      </w:r>
      <w:r w:rsidRPr="003425E5">
        <w:rPr>
          <w:rFonts w:ascii="TH SarabunPSK" w:hAnsi="TH SarabunPSK" w:cs="TH SarabunPSK" w:hint="cs"/>
          <w:cs/>
        </w:rPr>
        <w:tab/>
      </w:r>
      <w:r w:rsidRPr="003425E5">
        <w:rPr>
          <w:rFonts w:ascii="TH SarabunPSK" w:hAnsi="TH SarabunPSK" w:cs="TH SarabunPSK" w:hint="cs"/>
          <w:cs/>
        </w:rPr>
        <w:tab/>
      </w:r>
      <w:r w:rsidRPr="003425E5">
        <w:rPr>
          <w:rFonts w:ascii="TH SarabunPSK" w:hAnsi="TH SarabunPSK" w:cs="TH SarabunPSK" w:hint="cs"/>
          <w:cs/>
        </w:rPr>
        <w:tab/>
      </w:r>
      <w:r w:rsidRPr="003425E5">
        <w:rPr>
          <w:rFonts w:ascii="TH SarabunPSK" w:hAnsi="TH SarabunPSK" w:cs="TH SarabunPSK"/>
          <w:u w:val="single"/>
          <w:cs/>
        </w:rPr>
        <w:t>ค่าน้ำหนัก</w:t>
      </w:r>
    </w:p>
    <w:p w:rsidR="003425E5" w:rsidRPr="003425E5" w:rsidRDefault="003425E5" w:rsidP="003425E5">
      <w:pPr>
        <w:ind w:left="1418"/>
        <w:rPr>
          <w:rFonts w:ascii="TH SarabunPSK" w:hAnsi="TH SarabunPSK" w:cs="TH SarabunPSK"/>
        </w:rPr>
      </w:pPr>
      <w:r w:rsidRPr="003425E5">
        <w:rPr>
          <w:rFonts w:ascii="TH SarabunPSK" w:hAnsi="TH SarabunPSK" w:cs="TH SarabunPSK"/>
          <w:cs/>
        </w:rPr>
        <w:t xml:space="preserve">ประธานหลักสูตร/ประธานฯร่าง/ปรับปรุงหลักสูตร         </w:t>
      </w:r>
      <w:r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ab/>
      </w:r>
      <w:r w:rsidRPr="003425E5">
        <w:rPr>
          <w:rFonts w:ascii="TH SarabunPSK" w:hAnsi="TH SarabunPSK" w:cs="TH SarabunPSK"/>
          <w:cs/>
        </w:rPr>
        <w:t>1.00</w:t>
      </w:r>
    </w:p>
    <w:p w:rsidR="003425E5" w:rsidRPr="003425E5" w:rsidRDefault="003425E5" w:rsidP="003425E5">
      <w:pPr>
        <w:ind w:left="1418"/>
        <w:rPr>
          <w:rFonts w:ascii="TH SarabunPSK" w:hAnsi="TH SarabunPSK" w:cs="TH SarabunPSK"/>
        </w:rPr>
      </w:pPr>
      <w:r w:rsidRPr="003425E5">
        <w:rPr>
          <w:rFonts w:ascii="TH SarabunPSK" w:hAnsi="TH SarabunPSK" w:cs="TH SarabunPSK"/>
          <w:cs/>
        </w:rPr>
        <w:t>เลขานุการโครงการ/เลขานุการร่าง/ปรับปรุงหลักสูตร</w:t>
      </w:r>
      <w:r w:rsidRPr="003425E5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ab/>
      </w:r>
      <w:r w:rsidRPr="003425E5">
        <w:rPr>
          <w:rFonts w:ascii="TH SarabunPSK" w:hAnsi="TH SarabunPSK" w:cs="TH SarabunPSK"/>
          <w:cs/>
        </w:rPr>
        <w:t>0.75</w:t>
      </w:r>
    </w:p>
    <w:p w:rsidR="003425E5" w:rsidRPr="003425E5" w:rsidRDefault="003425E5" w:rsidP="003425E5">
      <w:pPr>
        <w:ind w:left="1418"/>
        <w:rPr>
          <w:rFonts w:ascii="TH SarabunPSK" w:hAnsi="TH SarabunPSK" w:cs="TH SarabunPSK"/>
        </w:rPr>
      </w:pPr>
      <w:r w:rsidRPr="003425E5">
        <w:rPr>
          <w:rFonts w:ascii="TH SarabunPSK" w:hAnsi="TH SarabunPSK" w:cs="TH SarabunPSK"/>
          <w:cs/>
        </w:rPr>
        <w:t xml:space="preserve">อาจารย์ประจำหลักสูตร/กรรมการร่าง/ปรับปรุงฯ            </w:t>
      </w:r>
      <w:r w:rsidRPr="003425E5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ab/>
      </w:r>
      <w:r w:rsidRPr="003425E5">
        <w:rPr>
          <w:rFonts w:ascii="TH SarabunPSK" w:hAnsi="TH SarabunPSK" w:cs="TH SarabunPSK"/>
          <w:cs/>
        </w:rPr>
        <w:t>0.50</w:t>
      </w:r>
    </w:p>
    <w:p w:rsidR="003425E5" w:rsidRPr="003425E5" w:rsidRDefault="003425E5" w:rsidP="003425E5">
      <w:pPr>
        <w:ind w:left="1418"/>
        <w:rPr>
          <w:rFonts w:ascii="TH SarabunPSK" w:hAnsi="TH SarabunPSK" w:cs="TH SarabunPSK"/>
        </w:rPr>
      </w:pPr>
      <w:r w:rsidRPr="003425E5">
        <w:rPr>
          <w:rFonts w:ascii="TH SarabunPSK" w:hAnsi="TH SarabunPSK" w:cs="TH SarabunPSK"/>
          <w:cs/>
        </w:rPr>
        <w:t xml:space="preserve">กรรมการประเมินหลักสูตร                                       </w:t>
      </w:r>
      <w:r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ab/>
      </w:r>
      <w:r w:rsidRPr="003425E5">
        <w:rPr>
          <w:rFonts w:ascii="TH SarabunPSK" w:hAnsi="TH SarabunPSK" w:cs="TH SarabunPSK"/>
          <w:cs/>
        </w:rPr>
        <w:t>0.25</w:t>
      </w:r>
    </w:p>
    <w:p w:rsidR="00A83FDA" w:rsidRDefault="00A83FDA" w:rsidP="003425E5">
      <w:pPr>
        <w:ind w:left="1418"/>
        <w:rPr>
          <w:rFonts w:ascii="TH SarabunPSK" w:hAnsi="TH SarabunPSK" w:cs="TH SarabunPSK"/>
          <w:u w:val="single"/>
        </w:rPr>
      </w:pPr>
    </w:p>
    <w:p w:rsidR="003425E5" w:rsidRPr="003425E5" w:rsidRDefault="003425E5" w:rsidP="003425E5">
      <w:pPr>
        <w:ind w:left="1418"/>
        <w:rPr>
          <w:rFonts w:ascii="TH SarabunPSK" w:hAnsi="TH SarabunPSK" w:cs="TH SarabunPSK"/>
        </w:rPr>
      </w:pPr>
      <w:r w:rsidRPr="003425E5">
        <w:rPr>
          <w:rFonts w:ascii="TH SarabunPSK" w:hAnsi="TH SarabunPSK" w:cs="TH SarabunPSK"/>
          <w:u w:val="single"/>
          <w:cs/>
        </w:rPr>
        <w:t>ภาระช่วยงานบริหาร (5.2)</w:t>
      </w:r>
      <w:r w:rsidRPr="003425E5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ab/>
      </w:r>
      <w:r w:rsidR="003872CE">
        <w:rPr>
          <w:rFonts w:ascii="TH SarabunPSK" w:hAnsi="TH SarabunPSK" w:cs="TH SarabunPSK"/>
          <w:cs/>
        </w:rPr>
        <w:tab/>
      </w:r>
      <w:r w:rsidR="003872CE">
        <w:rPr>
          <w:rFonts w:ascii="TH SarabunPSK" w:hAnsi="TH SarabunPSK" w:cs="TH SarabunPSK"/>
          <w:cs/>
        </w:rPr>
        <w:tab/>
      </w:r>
      <w:r w:rsidRPr="003425E5">
        <w:rPr>
          <w:rFonts w:ascii="TH SarabunPSK" w:hAnsi="TH SarabunPSK" w:cs="TH SarabunPSK"/>
          <w:u w:val="single"/>
          <w:cs/>
        </w:rPr>
        <w:t>ค่าน้ำหนัก</w:t>
      </w:r>
    </w:p>
    <w:p w:rsidR="00A83FDA" w:rsidRPr="003872CE" w:rsidRDefault="00A83FDA" w:rsidP="003425E5">
      <w:pPr>
        <w:ind w:left="1418"/>
        <w:rPr>
          <w:rFonts w:ascii="TH SarabunPSK" w:hAnsi="TH SarabunPSK" w:cs="TH SarabunPSK"/>
          <w:color w:val="C00000"/>
        </w:rPr>
      </w:pPr>
      <w:r w:rsidRPr="003872CE">
        <w:rPr>
          <w:rFonts w:ascii="TH SarabunPSK" w:hAnsi="TH SarabunPSK" w:cs="TH SarabunPSK" w:hint="cs"/>
          <w:color w:val="C00000"/>
          <w:cs/>
        </w:rPr>
        <w:t>รองคณบดี/หัวหน้าภาควิชา</w:t>
      </w:r>
      <w:r w:rsidRPr="003872CE">
        <w:rPr>
          <w:rFonts w:ascii="TH SarabunPSK" w:hAnsi="TH SarabunPSK" w:cs="TH SarabunPSK" w:hint="cs"/>
          <w:color w:val="C00000"/>
          <w:cs/>
        </w:rPr>
        <w:tab/>
      </w:r>
      <w:r w:rsidRPr="003872CE">
        <w:rPr>
          <w:rFonts w:ascii="TH SarabunPSK" w:hAnsi="TH SarabunPSK" w:cs="TH SarabunPSK" w:hint="cs"/>
          <w:color w:val="C00000"/>
          <w:cs/>
        </w:rPr>
        <w:tab/>
      </w:r>
      <w:r w:rsidRPr="003872CE">
        <w:rPr>
          <w:rFonts w:ascii="TH SarabunPSK" w:hAnsi="TH SarabunPSK" w:cs="TH SarabunPSK" w:hint="cs"/>
          <w:color w:val="C00000"/>
          <w:cs/>
        </w:rPr>
        <w:tab/>
      </w:r>
      <w:r w:rsidRPr="003872CE">
        <w:rPr>
          <w:rFonts w:ascii="TH SarabunPSK" w:hAnsi="TH SarabunPSK" w:cs="TH SarabunPSK" w:hint="cs"/>
          <w:color w:val="C00000"/>
          <w:cs/>
        </w:rPr>
        <w:tab/>
      </w:r>
      <w:r w:rsidRPr="003872CE">
        <w:rPr>
          <w:rFonts w:ascii="TH SarabunPSK" w:hAnsi="TH SarabunPSK" w:cs="TH SarabunPSK" w:hint="cs"/>
          <w:color w:val="C00000"/>
          <w:cs/>
        </w:rPr>
        <w:tab/>
        <w:t>1.00</w:t>
      </w:r>
    </w:p>
    <w:p w:rsidR="003425E5" w:rsidRPr="003425E5" w:rsidRDefault="003425E5" w:rsidP="003425E5">
      <w:pPr>
        <w:ind w:left="1418"/>
        <w:rPr>
          <w:rFonts w:ascii="TH SarabunPSK" w:hAnsi="TH SarabunPSK" w:cs="TH SarabunPSK"/>
        </w:rPr>
      </w:pPr>
      <w:r w:rsidRPr="003425E5">
        <w:rPr>
          <w:rFonts w:ascii="TH SarabunPSK" w:hAnsi="TH SarabunPSK" w:cs="TH SarabunPSK"/>
          <w:cs/>
        </w:rPr>
        <w:t>รองหัวหน้าภาคฯ/เลขานุการภาคฯ</w:t>
      </w:r>
      <w:r w:rsidRPr="003425E5">
        <w:rPr>
          <w:rFonts w:ascii="TH SarabunPSK" w:hAnsi="TH SarabunPSK" w:cs="TH SarabunPSK"/>
          <w:cs/>
        </w:rPr>
        <w:tab/>
      </w:r>
      <w:r w:rsidRPr="003425E5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ab/>
      </w:r>
      <w:r w:rsidR="00A83FDA">
        <w:rPr>
          <w:rFonts w:ascii="TH SarabunPSK" w:hAnsi="TH SarabunPSK" w:cs="TH SarabunPSK" w:hint="cs"/>
          <w:cs/>
        </w:rPr>
        <w:t>0.75</w:t>
      </w:r>
    </w:p>
    <w:p w:rsidR="003425E5" w:rsidRDefault="003425E5" w:rsidP="003425E5">
      <w:pPr>
        <w:ind w:left="1418"/>
        <w:rPr>
          <w:rFonts w:ascii="TH SarabunPSK" w:hAnsi="TH SarabunPSK" w:cs="TH SarabunPSK"/>
        </w:rPr>
      </w:pPr>
      <w:r w:rsidRPr="003425E5">
        <w:rPr>
          <w:rFonts w:ascii="TH SarabunPSK" w:hAnsi="TH SarabunPSK" w:cs="TH SarabunPSK"/>
          <w:cs/>
        </w:rPr>
        <w:t>ประธานฝ่ายของคณะและภาคฯ/เลขานุการฝ่ายของคณะและภาคฯ/</w:t>
      </w:r>
      <w:r>
        <w:rPr>
          <w:rFonts w:ascii="TH SarabunPSK" w:hAnsi="TH SarabunPSK" w:cs="TH SarabunPSK" w:hint="cs"/>
          <w:cs/>
        </w:rPr>
        <w:tab/>
      </w:r>
    </w:p>
    <w:p w:rsidR="003425E5" w:rsidRPr="003425E5" w:rsidRDefault="003425E5" w:rsidP="003425E5">
      <w:pPr>
        <w:ind w:left="1418"/>
        <w:rPr>
          <w:rFonts w:ascii="TH SarabunPSK" w:hAnsi="TH SarabunPSK" w:cs="TH SarabunPSK"/>
        </w:rPr>
      </w:pPr>
      <w:r w:rsidRPr="003425E5">
        <w:rPr>
          <w:rFonts w:ascii="TH SarabunPSK" w:hAnsi="TH SarabunPSK" w:cs="TH SarabunPSK"/>
          <w:cs/>
        </w:rPr>
        <w:t>รองประธานฝ่ายของคณะ/ภาควิชา</w:t>
      </w:r>
      <w:r w:rsidRPr="003425E5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ab/>
      </w:r>
      <w:r w:rsidR="00C76DF7">
        <w:rPr>
          <w:rFonts w:ascii="TH SarabunPSK" w:hAnsi="TH SarabunPSK" w:cs="TH SarabunPSK" w:hint="cs"/>
          <w:cs/>
        </w:rPr>
        <w:tab/>
      </w:r>
      <w:r w:rsidR="00C76DF7">
        <w:rPr>
          <w:rFonts w:ascii="TH SarabunPSK" w:hAnsi="TH SarabunPSK" w:cs="TH SarabunPSK" w:hint="cs"/>
          <w:cs/>
        </w:rPr>
        <w:tab/>
      </w:r>
      <w:r w:rsidRPr="003425E5">
        <w:rPr>
          <w:rFonts w:ascii="TH SarabunPSK" w:hAnsi="TH SarabunPSK" w:cs="TH SarabunPSK"/>
          <w:cs/>
        </w:rPr>
        <w:t>0.50</w:t>
      </w:r>
    </w:p>
    <w:p w:rsidR="003425E5" w:rsidRDefault="003425E5" w:rsidP="003425E5">
      <w:pPr>
        <w:ind w:left="1418"/>
        <w:rPr>
          <w:rFonts w:ascii="TH SarabunPSK" w:hAnsi="TH SarabunPSK" w:cs="TH SarabunPSK"/>
        </w:rPr>
      </w:pPr>
      <w:r w:rsidRPr="003425E5">
        <w:rPr>
          <w:rFonts w:ascii="TH SarabunPSK" w:hAnsi="TH SarabunPSK" w:cs="TH SarabunPSK"/>
          <w:cs/>
        </w:rPr>
        <w:t xml:space="preserve">กรรมการฝ่ายต่างๆ ของคณะหรือภาควิชา /เหรัญญิก           </w:t>
      </w:r>
      <w:r>
        <w:rPr>
          <w:rFonts w:ascii="TH SarabunPSK" w:hAnsi="TH SarabunPSK" w:cs="TH SarabunPSK" w:hint="cs"/>
          <w:cs/>
        </w:rPr>
        <w:tab/>
      </w:r>
      <w:r w:rsidRPr="003425E5">
        <w:rPr>
          <w:rFonts w:ascii="TH SarabunPSK" w:hAnsi="TH SarabunPSK" w:cs="TH SarabunPSK"/>
          <w:cs/>
        </w:rPr>
        <w:t>0.25</w:t>
      </w:r>
    </w:p>
    <w:p w:rsidR="00A83FDA" w:rsidRPr="003425E5" w:rsidRDefault="00A83FDA" w:rsidP="003425E5">
      <w:pPr>
        <w:ind w:left="1418"/>
        <w:rPr>
          <w:rFonts w:ascii="TH SarabunPSK" w:hAnsi="TH SarabunPSK" w:cs="TH SarabunPSK"/>
        </w:rPr>
      </w:pPr>
    </w:p>
    <w:p w:rsidR="003425E5" w:rsidRDefault="006D23B3" w:rsidP="006D23B3">
      <w:pPr>
        <w:pStyle w:val="4"/>
      </w:pPr>
      <w:r>
        <w:rPr>
          <w:rFonts w:hint="cs"/>
          <w:u w:val="none"/>
          <w:cs/>
        </w:rPr>
        <w:t xml:space="preserve">สูตรการคำนวณสำหรับภาระงานอื่นๆ (ข้อ </w:t>
      </w:r>
      <w:r>
        <w:rPr>
          <w:u w:val="none"/>
        </w:rPr>
        <w:t>5.3) – 5.</w:t>
      </w:r>
      <w:r w:rsidR="00C76DF7">
        <w:rPr>
          <w:u w:val="none"/>
        </w:rPr>
        <w:t>5</w:t>
      </w:r>
      <w:r>
        <w:rPr>
          <w:u w:val="none"/>
        </w:rPr>
        <w:t>)</w:t>
      </w:r>
      <w:r w:rsidRPr="006D23B3">
        <w:rPr>
          <w:rFonts w:hint="cs"/>
          <w:u w:val="none"/>
          <w:cs/>
        </w:rPr>
        <w:t>)</w:t>
      </w:r>
    </w:p>
    <w:p w:rsidR="006D23B3" w:rsidRPr="009B4856" w:rsidRDefault="006D23B3" w:rsidP="006D23B3">
      <w:pPr>
        <w:pStyle w:val="11"/>
        <w:jc w:val="center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D9D9D9" w:themeFill="background1" w:themeFillShade="D9"/>
              <w:cs/>
            </w:rPr>
            <m:t>คะแนนดิบด้านอื่นๆ</m:t>
          </m:r>
          <m:r>
            <w:rPr>
              <w:rFonts w:ascii="Cambria Math" w:hAnsi="Cambria Math"/>
              <w:shd w:val="clear" w:color="auto" w:fill="D9D9D9" w:themeFill="background1" w:themeFillShade="D9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hd w:val="clear" w:color="auto" w:fill="D9D9D9" w:themeFill="background1" w:themeFillShade="D9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hd w:val="clear" w:color="auto" w:fill="D9D9D9" w:themeFill="background1" w:themeFillShade="D9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D9D9D9" w:themeFill="background1" w:themeFillShade="D9"/>
                      <w:cs/>
                    </w:rPr>
                    <m:t>ภาระงานตามตำแหน่งหน้าที่×ตัวคูณ</m:t>
                  </m:r>
                  <m:r>
                    <w:rPr>
                      <w:rFonts w:ascii="Cambria Math" w:hAnsi="Cambria Math"/>
                      <w:shd w:val="clear" w:color="auto" w:fill="D9D9D9" w:themeFill="background1" w:themeFillShade="D9"/>
                    </w:rPr>
                    <m:t>)</m:t>
                  </m:r>
                </m:e>
              </m:nary>
            </m:num>
            <m:den>
              <m:r>
                <w:rPr>
                  <w:rFonts w:ascii="Cambria Math" w:hAnsi="Cambria Math"/>
                  <w:shd w:val="clear" w:color="auto" w:fill="D9D9D9" w:themeFill="background1" w:themeFillShade="D9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D9D9D9" w:themeFill="background1" w:themeFillShade="D9"/>
                </w:rPr>
                <m:t xml:space="preserve"> ×10</m:t>
              </m:r>
            </m:den>
          </m:f>
          <m:r>
            <w:rPr>
              <w:rFonts w:ascii="Cambria Math" w:hAnsi="Cambria Math"/>
              <w:shd w:val="clear" w:color="auto" w:fill="D9D9D9" w:themeFill="background1" w:themeFillShade="D9"/>
            </w:rPr>
            <m:t>×100</m:t>
          </m:r>
        </m:oMath>
      </m:oMathPara>
    </w:p>
    <w:p w:rsidR="006D23B3" w:rsidRDefault="006D23B3" w:rsidP="003425E5"/>
    <w:p w:rsidR="00B96BEF" w:rsidRDefault="00B96BEF" w:rsidP="003425E5">
      <w:pPr>
        <w:rPr>
          <w:cs/>
        </w:rPr>
        <w:sectPr w:rsidR="00B96BEF" w:rsidSect="00482FB9">
          <w:pgSz w:w="11907" w:h="16839" w:code="9"/>
          <w:pgMar w:top="1440" w:right="1440" w:bottom="1440" w:left="1440" w:header="562" w:footer="562" w:gutter="0"/>
          <w:cols w:space="708"/>
          <w:titlePg/>
          <w:docGrid w:linePitch="435"/>
        </w:sectPr>
      </w:pPr>
    </w:p>
    <w:p w:rsidR="00B96BEF" w:rsidRDefault="00B96BEF" w:rsidP="003425E5"/>
    <w:tbl>
      <w:tblPr>
        <w:tblStyle w:val="afb"/>
        <w:tblW w:w="9889" w:type="dxa"/>
        <w:tblLook w:val="04A0" w:firstRow="1" w:lastRow="0" w:firstColumn="1" w:lastColumn="0" w:noHBand="0" w:noVBand="1"/>
      </w:tblPr>
      <w:tblGrid>
        <w:gridCol w:w="4928"/>
        <w:gridCol w:w="2551"/>
        <w:gridCol w:w="2410"/>
      </w:tblGrid>
      <w:tr w:rsidR="00B96BEF" w:rsidRPr="00924A84" w:rsidTr="00924A84">
        <w:tc>
          <w:tcPr>
            <w:tcW w:w="4928" w:type="dxa"/>
            <w:shd w:val="clear" w:color="auto" w:fill="D9D9D9" w:themeFill="background1" w:themeFillShade="D9"/>
            <w:vAlign w:val="center"/>
          </w:tcPr>
          <w:p w:rsidR="00B96BEF" w:rsidRPr="00924A84" w:rsidRDefault="00FE0A61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u w:val="single"/>
                <w:cs/>
              </w:rPr>
            </w:pPr>
            <w:r w:rsidRPr="00924A84">
              <w:rPr>
                <w:sz w:val="30"/>
                <w:szCs w:val="30"/>
                <w:u w:val="single"/>
                <w:cs/>
              </w:rPr>
              <w:t>โดยที่ตัวคูณสำหรับ  การบริหารจัดการหลักสูตร/โครงการส่งเสริมวิชาการ (5.1)ดังนี้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:rsidR="00B96BEF" w:rsidRPr="00924A84" w:rsidRDefault="00B96BEF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หลักฐานที่ต้องการ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B96BEF" w:rsidRPr="00924A84" w:rsidRDefault="00B96BEF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หลักฐานที่เกี่ยวข้องจากส่วนกลาง</w:t>
            </w:r>
          </w:p>
        </w:tc>
      </w:tr>
      <w:tr w:rsidR="00B96BEF" w:rsidRPr="00924A84" w:rsidTr="00924A84">
        <w:tc>
          <w:tcPr>
            <w:tcW w:w="4928" w:type="dxa"/>
          </w:tcPr>
          <w:p w:rsidR="00B96BEF" w:rsidRPr="00924A84" w:rsidRDefault="00FE0A61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 xml:space="preserve">ตัวคูณ=1  </w:t>
            </w:r>
            <w:r w:rsidR="00C76DF7" w:rsidRPr="00924A84">
              <w:rPr>
                <w:sz w:val="30"/>
                <w:szCs w:val="30"/>
              </w:rPr>
              <w:t xml:space="preserve"> </w:t>
            </w:r>
            <w:r w:rsidR="00C76DF7" w:rsidRPr="00924A84">
              <w:rPr>
                <w:sz w:val="30"/>
                <w:szCs w:val="30"/>
                <w:cs/>
              </w:rPr>
              <w:t xml:space="preserve">หลักสูตรผ่านการประเมินตามกรอบมาตรฐาน </w:t>
            </w:r>
            <w:r w:rsidR="00C76DF7" w:rsidRPr="00924A84">
              <w:rPr>
                <w:sz w:val="30"/>
                <w:szCs w:val="30"/>
              </w:rPr>
              <w:t>TQF</w:t>
            </w:r>
          </w:p>
        </w:tc>
        <w:tc>
          <w:tcPr>
            <w:tcW w:w="2551" w:type="dxa"/>
          </w:tcPr>
          <w:p w:rsidR="00B96BEF" w:rsidRPr="00924A84" w:rsidRDefault="00C76DF7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รายงานการประเมิน</w:t>
            </w:r>
            <w:r w:rsidRPr="00924A84">
              <w:rPr>
                <w:sz w:val="30"/>
                <w:szCs w:val="30"/>
                <w:cs/>
              </w:rPr>
              <w:t xml:space="preserve">ตามกรอบมาตรฐาน </w:t>
            </w:r>
            <w:r w:rsidRPr="00924A84">
              <w:rPr>
                <w:sz w:val="30"/>
                <w:szCs w:val="30"/>
              </w:rPr>
              <w:t>TQF</w:t>
            </w:r>
          </w:p>
        </w:tc>
        <w:tc>
          <w:tcPr>
            <w:tcW w:w="2410" w:type="dxa"/>
          </w:tcPr>
          <w:p w:rsidR="00C76DF7" w:rsidRPr="00924A84" w:rsidRDefault="00C76DF7" w:rsidP="00924A84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ขอข้อมูลที่ประธานหลักสูตร</w:t>
            </w:r>
          </w:p>
          <w:p w:rsidR="00B96BEF" w:rsidRPr="00924A84" w:rsidRDefault="00B96BEF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</w:p>
        </w:tc>
      </w:tr>
      <w:tr w:rsidR="00B96BEF" w:rsidRPr="00924A84" w:rsidTr="00924A84">
        <w:tc>
          <w:tcPr>
            <w:tcW w:w="4928" w:type="dxa"/>
          </w:tcPr>
          <w:p w:rsidR="00B96BEF" w:rsidRPr="00924A84" w:rsidRDefault="00FE0A61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 xml:space="preserve">ตัวคูณ= 2  มี </w:t>
            </w:r>
            <w:proofErr w:type="spellStart"/>
            <w:r w:rsidRPr="00924A84">
              <w:rPr>
                <w:sz w:val="30"/>
                <w:szCs w:val="30"/>
                <w:cs/>
              </w:rPr>
              <w:t>มคอ</w:t>
            </w:r>
            <w:proofErr w:type="spellEnd"/>
            <w:r w:rsidRPr="00924A84">
              <w:rPr>
                <w:sz w:val="30"/>
                <w:szCs w:val="30"/>
                <w:cs/>
              </w:rPr>
              <w:t>. 3</w:t>
            </w:r>
            <w:r w:rsidRPr="00924A84">
              <w:rPr>
                <w:sz w:val="30"/>
                <w:szCs w:val="30"/>
              </w:rPr>
              <w:t xml:space="preserve">, </w:t>
            </w:r>
            <w:r w:rsidRPr="00924A84">
              <w:rPr>
                <w:sz w:val="30"/>
                <w:szCs w:val="30"/>
                <w:cs/>
              </w:rPr>
              <w:t>5 ครบทุกรายวิชาที่เปิดสอน</w:t>
            </w:r>
          </w:p>
        </w:tc>
        <w:tc>
          <w:tcPr>
            <w:tcW w:w="2551" w:type="dxa"/>
          </w:tcPr>
          <w:p w:rsidR="00B96BEF" w:rsidRPr="00924A84" w:rsidRDefault="00051304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 xml:space="preserve">- </w:t>
            </w:r>
            <w:proofErr w:type="spellStart"/>
            <w:r w:rsidRPr="00924A84">
              <w:rPr>
                <w:sz w:val="30"/>
                <w:szCs w:val="30"/>
                <w:cs/>
              </w:rPr>
              <w:t>มคอ</w:t>
            </w:r>
            <w:proofErr w:type="spellEnd"/>
            <w:r w:rsidRPr="00924A84">
              <w:rPr>
                <w:sz w:val="30"/>
                <w:szCs w:val="30"/>
                <w:cs/>
              </w:rPr>
              <w:t>. 3</w:t>
            </w:r>
            <w:r w:rsidRPr="00924A84">
              <w:rPr>
                <w:sz w:val="30"/>
                <w:szCs w:val="30"/>
              </w:rPr>
              <w:t xml:space="preserve">, </w:t>
            </w:r>
            <w:r w:rsidRPr="00924A84">
              <w:rPr>
                <w:sz w:val="30"/>
                <w:szCs w:val="30"/>
                <w:cs/>
              </w:rPr>
              <w:t>5</w:t>
            </w:r>
            <w:r w:rsidRPr="00924A84">
              <w:rPr>
                <w:rFonts w:hint="cs"/>
                <w:sz w:val="30"/>
                <w:szCs w:val="30"/>
                <w:cs/>
              </w:rPr>
              <w:br/>
              <w:t xml:space="preserve">- ตารางสรุปการส่ง </w:t>
            </w:r>
            <w:proofErr w:type="spellStart"/>
            <w:r w:rsidRPr="00924A84">
              <w:rPr>
                <w:rFonts w:hint="cs"/>
                <w:sz w:val="30"/>
                <w:szCs w:val="30"/>
                <w:cs/>
              </w:rPr>
              <w:t>มคอ</w:t>
            </w:r>
            <w:proofErr w:type="spellEnd"/>
            <w:r w:rsidRPr="00924A84">
              <w:rPr>
                <w:rFonts w:hint="cs"/>
                <w:sz w:val="30"/>
                <w:szCs w:val="30"/>
                <w:cs/>
              </w:rPr>
              <w:t>.</w:t>
            </w:r>
            <w:r w:rsidRPr="00924A84">
              <w:rPr>
                <w:sz w:val="30"/>
                <w:szCs w:val="30"/>
                <w:cs/>
              </w:rPr>
              <w:t>3</w:t>
            </w:r>
            <w:r w:rsidRPr="00924A84">
              <w:rPr>
                <w:sz w:val="30"/>
                <w:szCs w:val="30"/>
              </w:rPr>
              <w:t xml:space="preserve">, </w:t>
            </w:r>
            <w:r w:rsidRPr="00924A84">
              <w:rPr>
                <w:sz w:val="30"/>
                <w:szCs w:val="30"/>
                <w:cs/>
              </w:rPr>
              <w:t>5</w:t>
            </w:r>
          </w:p>
        </w:tc>
        <w:tc>
          <w:tcPr>
            <w:tcW w:w="2410" w:type="dxa"/>
          </w:tcPr>
          <w:p w:rsidR="00B96BEF" w:rsidRPr="00924A84" w:rsidRDefault="00051304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ขอข้อมูลได้ที่ฝ่ายวิชาการคณะฯ และ</w:t>
            </w:r>
          </w:p>
        </w:tc>
      </w:tr>
      <w:tr w:rsidR="00B96BEF" w:rsidRPr="00924A84" w:rsidTr="00924A84">
        <w:tc>
          <w:tcPr>
            <w:tcW w:w="4928" w:type="dxa"/>
          </w:tcPr>
          <w:p w:rsidR="00B96BEF" w:rsidRPr="00924A84" w:rsidRDefault="00FE0A61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>ตัวคูณ= 3  มีการประเมินหลักสูตรอย่างน้อยตามกรอบเวลาที่กำหนดในเกณฑ์มาตรฐานหลักสูตรฯ</w:t>
            </w:r>
          </w:p>
        </w:tc>
        <w:tc>
          <w:tcPr>
            <w:tcW w:w="2551" w:type="dxa"/>
          </w:tcPr>
          <w:p w:rsidR="00B96BEF" w:rsidRPr="00924A84" w:rsidRDefault="00051304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รายงานการประเมินหลักสูตร</w:t>
            </w:r>
          </w:p>
        </w:tc>
        <w:tc>
          <w:tcPr>
            <w:tcW w:w="2410" w:type="dxa"/>
          </w:tcPr>
          <w:p w:rsidR="00B96BEF" w:rsidRPr="00924A84" w:rsidRDefault="00051304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ขอข้อมูลได้ที่ฝ่ายประกันคุณภาพ</w:t>
            </w:r>
          </w:p>
        </w:tc>
      </w:tr>
      <w:tr w:rsidR="00B96BEF" w:rsidRPr="00924A84" w:rsidTr="00924A84">
        <w:tc>
          <w:tcPr>
            <w:tcW w:w="4928" w:type="dxa"/>
          </w:tcPr>
          <w:p w:rsidR="00B96BEF" w:rsidRPr="00924A84" w:rsidRDefault="00FE0A61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 xml:space="preserve">ตัวคูณ= 4  มี </w:t>
            </w:r>
            <w:proofErr w:type="spellStart"/>
            <w:r w:rsidRPr="00924A84">
              <w:rPr>
                <w:sz w:val="30"/>
                <w:szCs w:val="30"/>
                <w:cs/>
              </w:rPr>
              <w:t>มคอ</w:t>
            </w:r>
            <w:proofErr w:type="spellEnd"/>
            <w:r w:rsidRPr="00924A84">
              <w:rPr>
                <w:sz w:val="30"/>
                <w:szCs w:val="30"/>
                <w:cs/>
              </w:rPr>
              <w:t>. 7 ตามเวลาที่กำหนด</w:t>
            </w:r>
          </w:p>
        </w:tc>
        <w:tc>
          <w:tcPr>
            <w:tcW w:w="2551" w:type="dxa"/>
          </w:tcPr>
          <w:p w:rsidR="00B96BEF" w:rsidRPr="00924A84" w:rsidRDefault="00051304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proofErr w:type="spellStart"/>
            <w:r w:rsidRPr="00924A84">
              <w:rPr>
                <w:sz w:val="30"/>
                <w:szCs w:val="30"/>
                <w:cs/>
              </w:rPr>
              <w:t>มคอ</w:t>
            </w:r>
            <w:proofErr w:type="spellEnd"/>
            <w:r w:rsidRPr="00924A84">
              <w:rPr>
                <w:sz w:val="30"/>
                <w:szCs w:val="30"/>
                <w:cs/>
              </w:rPr>
              <w:t>. 7</w:t>
            </w:r>
          </w:p>
        </w:tc>
        <w:tc>
          <w:tcPr>
            <w:tcW w:w="2410" w:type="dxa"/>
          </w:tcPr>
          <w:p w:rsidR="00B96BEF" w:rsidRPr="00924A84" w:rsidRDefault="00051304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ขอข้อมูลที่ประธานหลักสูตร</w:t>
            </w:r>
          </w:p>
        </w:tc>
      </w:tr>
      <w:tr w:rsidR="00B96BEF" w:rsidRPr="00924A84" w:rsidTr="00924A84">
        <w:tc>
          <w:tcPr>
            <w:tcW w:w="4928" w:type="dxa"/>
          </w:tcPr>
          <w:p w:rsidR="00B96BEF" w:rsidRPr="00924A84" w:rsidRDefault="00FE0A61" w:rsidP="00924A84">
            <w:pPr>
              <w:pStyle w:val="11"/>
              <w:spacing w:before="0" w:after="0"/>
              <w:rPr>
                <w:sz w:val="30"/>
                <w:szCs w:val="30"/>
                <w:cs/>
              </w:rPr>
            </w:pPr>
            <w:r w:rsidRPr="00924A84">
              <w:rPr>
                <w:sz w:val="30"/>
                <w:szCs w:val="30"/>
                <w:cs/>
              </w:rPr>
              <w:t xml:space="preserve">ตัวคูณ= 5  </w:t>
            </w:r>
            <w:r w:rsidR="00C76DF7" w:rsidRPr="00924A84">
              <w:rPr>
                <w:rFonts w:cs="BrowalliaUPC"/>
                <w:sz w:val="30"/>
                <w:szCs w:val="30"/>
                <w:cs/>
              </w:rPr>
              <w:t>มีการพัฒนาและปรับปรุงหลักสูตรอย่างต่อเนื่อง</w:t>
            </w:r>
          </w:p>
        </w:tc>
        <w:tc>
          <w:tcPr>
            <w:tcW w:w="2551" w:type="dxa"/>
          </w:tcPr>
          <w:p w:rsidR="00B96BEF" w:rsidRPr="00924A84" w:rsidRDefault="00C76DF7" w:rsidP="00924A84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- ขั้นตอนการดำเนินงานเปิด /ปิด/ปรับปรุงหลักสูตร</w:t>
            </w:r>
            <w:r w:rsidRPr="00924A84">
              <w:rPr>
                <w:sz w:val="30"/>
                <w:szCs w:val="30"/>
                <w:cs/>
              </w:rPr>
              <w:br/>
            </w:r>
            <w:r w:rsidRPr="00924A84">
              <w:rPr>
                <w:rFonts w:hint="cs"/>
                <w:sz w:val="30"/>
                <w:szCs w:val="30"/>
                <w:cs/>
              </w:rPr>
              <w:t>- คำสั่งแต่งคณะกรรมการบริหารหลักสูตร</w:t>
            </w:r>
            <w:r w:rsidRPr="00924A84">
              <w:rPr>
                <w:sz w:val="30"/>
                <w:szCs w:val="30"/>
                <w:cs/>
              </w:rPr>
              <w:br/>
            </w:r>
            <w:r w:rsidRPr="00924A84">
              <w:rPr>
                <w:rFonts w:hint="cs"/>
                <w:sz w:val="30"/>
                <w:szCs w:val="30"/>
                <w:cs/>
              </w:rPr>
              <w:t>- คำสั่งแต่งตั้งคณะกรรมการประเมินหลักสูตร</w:t>
            </w:r>
          </w:p>
          <w:p w:rsidR="00280A84" w:rsidRPr="00924A84" w:rsidRDefault="00280A84" w:rsidP="00924A84">
            <w:pPr>
              <w:pStyle w:val="11"/>
              <w:spacing w:before="0" w:after="0"/>
              <w:ind w:firstLine="0"/>
              <w:rPr>
                <w:sz w:val="30"/>
                <w:szCs w:val="30"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-รายงานการประเมินหลักสูตร</w:t>
            </w:r>
          </w:p>
          <w:p w:rsidR="00280A84" w:rsidRPr="00924A84" w:rsidRDefault="00280A84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-เอกสารที่เกี่ยวข้องกับการพัฒนา/ปรับปรุงหลักสูตร</w:t>
            </w:r>
          </w:p>
        </w:tc>
        <w:tc>
          <w:tcPr>
            <w:tcW w:w="2410" w:type="dxa"/>
          </w:tcPr>
          <w:p w:rsidR="00B96BEF" w:rsidRPr="00924A84" w:rsidRDefault="00C76DF7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  <w:r w:rsidRPr="00924A84">
              <w:rPr>
                <w:rFonts w:hint="cs"/>
                <w:sz w:val="30"/>
                <w:szCs w:val="30"/>
                <w:cs/>
              </w:rPr>
              <w:t>ขอข้อมูลได้ที่ฝ่ายวิชาการคณะฯ และฝ่ายประกันคุณภาพ</w:t>
            </w:r>
          </w:p>
        </w:tc>
      </w:tr>
      <w:tr w:rsidR="00B96BEF" w:rsidRPr="00924A84" w:rsidTr="00924A84">
        <w:tc>
          <w:tcPr>
            <w:tcW w:w="4928" w:type="dxa"/>
            <w:shd w:val="clear" w:color="auto" w:fill="D9D9D9" w:themeFill="background1" w:themeFillShade="D9"/>
          </w:tcPr>
          <w:p w:rsidR="00B96BEF" w:rsidRPr="00924A84" w:rsidRDefault="00FE0A61" w:rsidP="00924A84">
            <w:pPr>
              <w:pStyle w:val="11"/>
              <w:spacing w:before="0" w:after="0"/>
              <w:ind w:firstLine="0"/>
              <w:rPr>
                <w:sz w:val="30"/>
                <w:szCs w:val="30"/>
                <w:u w:val="single"/>
                <w:cs/>
              </w:rPr>
            </w:pPr>
            <w:r w:rsidRPr="00924A84">
              <w:rPr>
                <w:rFonts w:ascii="TH SarabunPSK" w:eastAsia="Times New Roman" w:hAnsi="TH SarabunPSK"/>
                <w:sz w:val="30"/>
                <w:szCs w:val="30"/>
                <w:u w:val="single"/>
                <w:cs/>
              </w:rPr>
              <w:t>โดยที่ตัวคูณสำหรับ  การช่วยงานบริหารจัดการภาควิชา/คณะฯ  (5.2</w:t>
            </w:r>
            <w:r w:rsidR="004F5174" w:rsidRPr="00924A84">
              <w:rPr>
                <w:rFonts w:ascii="TH SarabunPSK" w:eastAsia="Times New Roman" w:hAnsi="TH SarabunPSK"/>
                <w:sz w:val="30"/>
                <w:szCs w:val="30"/>
                <w:u w:val="single"/>
              </w:rPr>
              <w:t>-5.</w:t>
            </w:r>
            <w:r w:rsidR="00C76DF7" w:rsidRPr="00924A84">
              <w:rPr>
                <w:rFonts w:ascii="TH SarabunPSK" w:eastAsia="Times New Roman" w:hAnsi="TH SarabunPSK"/>
                <w:sz w:val="30"/>
                <w:szCs w:val="30"/>
                <w:u w:val="single"/>
              </w:rPr>
              <w:t>5</w:t>
            </w:r>
            <w:r w:rsidRPr="00924A84">
              <w:rPr>
                <w:rFonts w:ascii="TH SarabunPSK" w:eastAsia="Times New Roman" w:hAnsi="TH SarabunPSK"/>
                <w:sz w:val="30"/>
                <w:szCs w:val="30"/>
                <w:u w:val="single"/>
                <w:cs/>
              </w:rPr>
              <w:t>) เท่ากับ 1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:rsidR="00B96BEF" w:rsidRPr="00924A84" w:rsidRDefault="00B96BEF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</w:tcPr>
          <w:p w:rsidR="00B96BEF" w:rsidRPr="00924A84" w:rsidRDefault="00B96BEF" w:rsidP="00924A84">
            <w:pPr>
              <w:pStyle w:val="11"/>
              <w:spacing w:before="0" w:after="0"/>
              <w:ind w:firstLine="0"/>
              <w:jc w:val="center"/>
              <w:rPr>
                <w:sz w:val="30"/>
                <w:szCs w:val="30"/>
                <w:cs/>
              </w:rPr>
            </w:pPr>
          </w:p>
        </w:tc>
      </w:tr>
    </w:tbl>
    <w:p w:rsidR="00B96BEF" w:rsidRDefault="00C76DF7" w:rsidP="00C76DF7">
      <w:pPr>
        <w:rPr>
          <w:cs/>
        </w:rPr>
        <w:sectPr w:rsidR="00B96BEF" w:rsidSect="00482FB9">
          <w:pgSz w:w="11907" w:h="16839" w:code="9"/>
          <w:pgMar w:top="1440" w:right="1440" w:bottom="1440" w:left="1440" w:header="562" w:footer="562" w:gutter="0"/>
          <w:cols w:space="708"/>
          <w:titlePg/>
          <w:docGrid w:linePitch="435"/>
        </w:sectPr>
      </w:pPr>
      <w:r>
        <w:rPr>
          <w:rFonts w:hint="cs"/>
          <w:cs/>
        </w:rPr>
        <w:t xml:space="preserve"> </w:t>
      </w:r>
    </w:p>
    <w:p w:rsidR="009C3F09" w:rsidRDefault="009C3F09" w:rsidP="009C3F09">
      <w:pPr>
        <w:pStyle w:val="2"/>
      </w:pPr>
      <w:bookmarkStart w:id="35" w:name="_Toc372796283"/>
      <w:r>
        <w:rPr>
          <w:rFonts w:hint="cs"/>
          <w:cs/>
        </w:rPr>
        <w:lastRenderedPageBreak/>
        <w:t>การประเมินพฤติกรรมการปฏิบัติราชการของบุคลากร คณะวิทยาศาสตร์</w:t>
      </w:r>
      <w:bookmarkEnd w:id="35"/>
    </w:p>
    <w:p w:rsidR="009C3F09" w:rsidRPr="009C3F09" w:rsidRDefault="009C3F09" w:rsidP="009C3F09">
      <w:pPr>
        <w:pStyle w:val="11"/>
      </w:pPr>
      <w:r>
        <w:rPr>
          <w:rFonts w:hint="cs"/>
          <w:cs/>
        </w:rPr>
        <w:t xml:space="preserve">การประเมินพฤติกรรมการปฏิบัติราชการพิจารณาจากสมรรถนะการทำงานของบุคลากร โดยผู้ประเมินคือผู้บังคับบัญชาเบื้องต้น </w:t>
      </w:r>
      <w:r w:rsidRPr="009C3F09">
        <w:rPr>
          <w:cs/>
        </w:rPr>
        <w:t>สมรรถนะสำหรับตำแหน่งข้าราชการและพนังงานสังกัดมหาวิทยาลัยมหาสารคาม</w:t>
      </w:r>
      <w:r w:rsidRPr="009C3F09">
        <w:rPr>
          <w:rFonts w:hint="cs"/>
          <w:cs/>
        </w:rPr>
        <w:t>สมรรถ</w:t>
      </w:r>
      <w:r w:rsidR="002E20EC">
        <w:rPr>
          <w:rFonts w:hint="cs"/>
          <w:cs/>
        </w:rPr>
        <w:t>นะ</w:t>
      </w:r>
      <w:r w:rsidRPr="009C3F09">
        <w:rPr>
          <w:rFonts w:hint="cs"/>
          <w:cs/>
        </w:rPr>
        <w:t>หลัก ได้แก่</w:t>
      </w:r>
    </w:p>
    <w:p w:rsidR="009C3F09" w:rsidRDefault="009C3F09" w:rsidP="009C3F09">
      <w:pPr>
        <w:pStyle w:val="11"/>
        <w:numPr>
          <w:ilvl w:val="0"/>
          <w:numId w:val="7"/>
        </w:numPr>
        <w:spacing w:before="0" w:after="0"/>
        <w:ind w:left="1797" w:hanging="357"/>
      </w:pPr>
      <w:r>
        <w:rPr>
          <w:rFonts w:hint="cs"/>
          <w:cs/>
        </w:rPr>
        <w:t>การมุ่งผลสัมฤทธิ์ (</w:t>
      </w:r>
      <w:r>
        <w:t>Achievement Motivation</w:t>
      </w:r>
      <w:r>
        <w:rPr>
          <w:rFonts w:hint="cs"/>
          <w:cs/>
        </w:rPr>
        <w:t>)</w:t>
      </w:r>
    </w:p>
    <w:p w:rsidR="009C3F09" w:rsidRDefault="009C3F09" w:rsidP="009C3F09">
      <w:pPr>
        <w:pStyle w:val="11"/>
        <w:numPr>
          <w:ilvl w:val="0"/>
          <w:numId w:val="7"/>
        </w:numPr>
        <w:spacing w:before="0" w:after="0"/>
        <w:ind w:left="1797" w:hanging="357"/>
      </w:pPr>
      <w:r>
        <w:rPr>
          <w:rFonts w:hint="cs"/>
          <w:cs/>
        </w:rPr>
        <w:t xml:space="preserve">บริการที่ดี </w:t>
      </w:r>
      <w:r>
        <w:t>(Service Mind)</w:t>
      </w:r>
    </w:p>
    <w:p w:rsidR="009C3F09" w:rsidRDefault="009C3F09" w:rsidP="009C3F09">
      <w:pPr>
        <w:pStyle w:val="11"/>
        <w:numPr>
          <w:ilvl w:val="0"/>
          <w:numId w:val="7"/>
        </w:numPr>
        <w:spacing w:before="0" w:after="0"/>
        <w:ind w:left="1797" w:hanging="357"/>
      </w:pPr>
      <w:r>
        <w:rPr>
          <w:rFonts w:hint="cs"/>
          <w:cs/>
        </w:rPr>
        <w:t xml:space="preserve">การสั่งสมความเชี่ยวชาญในวิชาชีพ </w:t>
      </w:r>
      <w:r>
        <w:t>(Expertise)</w:t>
      </w:r>
    </w:p>
    <w:p w:rsidR="009C3F09" w:rsidRDefault="009C3F09" w:rsidP="009C3F09">
      <w:pPr>
        <w:pStyle w:val="11"/>
        <w:numPr>
          <w:ilvl w:val="0"/>
          <w:numId w:val="7"/>
        </w:numPr>
        <w:spacing w:before="0" w:after="0"/>
        <w:ind w:left="1797" w:hanging="357"/>
      </w:pPr>
      <w:r>
        <w:rPr>
          <w:rFonts w:hint="cs"/>
          <w:cs/>
        </w:rPr>
        <w:t>การยึดมั่นในความถูกต้องชอบธรรมและจริยธรรม (</w:t>
      </w:r>
      <w:r>
        <w:t>Integrity</w:t>
      </w:r>
      <w:r>
        <w:rPr>
          <w:rFonts w:hint="cs"/>
          <w:cs/>
        </w:rPr>
        <w:t>)</w:t>
      </w:r>
    </w:p>
    <w:p w:rsidR="009C3F09" w:rsidRDefault="009C3F09" w:rsidP="009C3F09">
      <w:pPr>
        <w:pStyle w:val="11"/>
        <w:numPr>
          <w:ilvl w:val="0"/>
          <w:numId w:val="7"/>
        </w:numPr>
        <w:spacing w:before="0" w:after="0"/>
        <w:ind w:left="1797" w:hanging="357"/>
      </w:pPr>
      <w:r>
        <w:rPr>
          <w:rFonts w:hint="cs"/>
          <w:cs/>
        </w:rPr>
        <w:t xml:space="preserve">การทำงานเป็นทีม </w:t>
      </w:r>
      <w:r>
        <w:t>(Teamwork)</w:t>
      </w:r>
    </w:p>
    <w:p w:rsidR="009C3F09" w:rsidRPr="00EC4CEE" w:rsidRDefault="009C3F09" w:rsidP="009C3F09">
      <w:pPr>
        <w:pStyle w:val="11"/>
      </w:pPr>
      <w:r>
        <w:rPr>
          <w:rFonts w:hint="cs"/>
          <w:cs/>
        </w:rPr>
        <w:t xml:space="preserve">สภามหาวิทยาลัยในคราวประชุมครั้งที่ </w:t>
      </w:r>
      <w:r>
        <w:t xml:space="preserve">4/2554 </w:t>
      </w:r>
      <w:r>
        <w:rPr>
          <w:rFonts w:hint="cs"/>
          <w:cs/>
        </w:rPr>
        <w:t xml:space="preserve">เมื่อวันที่ </w:t>
      </w:r>
      <w:r>
        <w:t>29</w:t>
      </w:r>
      <w:r>
        <w:rPr>
          <w:rFonts w:hint="cs"/>
          <w:cs/>
        </w:rPr>
        <w:t xml:space="preserve"> เมษายน </w:t>
      </w:r>
      <w:r>
        <w:t xml:space="preserve">2554 </w:t>
      </w:r>
      <w:r>
        <w:rPr>
          <w:rFonts w:hint="cs"/>
          <w:cs/>
        </w:rPr>
        <w:t xml:space="preserve">มีมติเลือก </w:t>
      </w:r>
      <w:r>
        <w:t>5</w:t>
      </w:r>
      <w:r>
        <w:rPr>
          <w:rFonts w:hint="cs"/>
          <w:cs/>
        </w:rPr>
        <w:t xml:space="preserve"> ด้าน</w:t>
      </w:r>
    </w:p>
    <w:p w:rsidR="009C3F09" w:rsidRDefault="009C3F09" w:rsidP="009C3F09">
      <w:pPr>
        <w:pStyle w:val="11"/>
        <w:spacing w:before="0" w:after="0"/>
      </w:pPr>
      <w:r w:rsidRPr="006069D1">
        <w:rPr>
          <w:rFonts w:hint="cs"/>
          <w:b/>
          <w:bCs/>
          <w:cs/>
        </w:rPr>
        <w:t>สมรรถนะเฉพาะ</w:t>
      </w:r>
      <w:r>
        <w:rPr>
          <w:rFonts w:hint="cs"/>
          <w:cs/>
        </w:rPr>
        <w:t xml:space="preserve">ตามลักษณะของงานที่ปฏิบัติ ได้แก่ </w:t>
      </w:r>
    </w:p>
    <w:p w:rsidR="009C3F09" w:rsidRPr="00EC4CEE" w:rsidRDefault="009C3F09" w:rsidP="009C3F09">
      <w:pPr>
        <w:pStyle w:val="11"/>
        <w:numPr>
          <w:ilvl w:val="0"/>
          <w:numId w:val="8"/>
        </w:numPr>
        <w:spacing w:before="0" w:after="0"/>
        <w:rPr>
          <w:u w:val="single"/>
        </w:rPr>
      </w:pPr>
      <w:r w:rsidRPr="00EC4CEE">
        <w:rPr>
          <w:rFonts w:hint="cs"/>
          <w:u w:val="single"/>
          <w:cs/>
        </w:rPr>
        <w:t xml:space="preserve">การคิดวิเคราะห์ </w:t>
      </w:r>
      <w:r w:rsidRPr="00EC4CEE">
        <w:rPr>
          <w:u w:val="single"/>
        </w:rPr>
        <w:t xml:space="preserve">(Analytical Thinking) 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 xml:space="preserve">การมองภาพองค์รวม </w:t>
      </w:r>
      <w:r>
        <w:t>(Conceptual Thinking)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 xml:space="preserve">การใส่ใจและพัฒนาผู้อื่น </w:t>
      </w:r>
      <w:r>
        <w:t>(Caring Others)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 xml:space="preserve">การสั่งการตามอำนาจหน้าที่ </w:t>
      </w:r>
      <w:r>
        <w:t>(Holding People Accountable</w:t>
      </w:r>
      <w:r>
        <w:rPr>
          <w:rFonts w:hint="cs"/>
          <w:cs/>
        </w:rPr>
        <w:t>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 xml:space="preserve">การสืบเสาะหาข้อมูล </w:t>
      </w:r>
      <w:r>
        <w:t>(Information seeking)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>ความเข้าใจข้อแตกต่างทางวัฒนธรรม (</w:t>
      </w:r>
      <w:r>
        <w:t>Cultural Sensitivity</w:t>
      </w:r>
      <w:r>
        <w:rPr>
          <w:rFonts w:hint="cs"/>
          <w:cs/>
        </w:rPr>
        <w:t>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>ความเข้าใจผู้อื่น (</w:t>
      </w:r>
      <w:r>
        <w:t>Interpersonal Understanding</w:t>
      </w:r>
      <w:r>
        <w:rPr>
          <w:rFonts w:hint="cs"/>
          <w:cs/>
        </w:rPr>
        <w:t>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>ความเข้าใจองค์กรและระบบราชการ (</w:t>
      </w:r>
      <w:r>
        <w:t>Organizational Awareness</w:t>
      </w:r>
      <w:r>
        <w:rPr>
          <w:rFonts w:hint="cs"/>
          <w:cs/>
        </w:rPr>
        <w:t>)</w:t>
      </w:r>
    </w:p>
    <w:p w:rsidR="009C3F09" w:rsidRPr="00EC4CEE" w:rsidRDefault="009C3F09" w:rsidP="009C3F09">
      <w:pPr>
        <w:pStyle w:val="11"/>
        <w:numPr>
          <w:ilvl w:val="0"/>
          <w:numId w:val="8"/>
        </w:numPr>
        <w:spacing w:before="0" w:after="0"/>
        <w:rPr>
          <w:u w:val="single"/>
        </w:rPr>
      </w:pPr>
      <w:r w:rsidRPr="00EC4CEE">
        <w:rPr>
          <w:rFonts w:hint="cs"/>
          <w:u w:val="single"/>
          <w:cs/>
        </w:rPr>
        <w:t>การดำเนินการเชิงรุก (</w:t>
      </w:r>
      <w:r w:rsidRPr="00EC4CEE">
        <w:rPr>
          <w:u w:val="single"/>
        </w:rPr>
        <w:t>Proactive ness</w:t>
      </w:r>
      <w:r w:rsidRPr="00EC4CEE">
        <w:rPr>
          <w:rFonts w:hint="cs"/>
          <w:u w:val="single"/>
          <w:cs/>
        </w:rPr>
        <w:t>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>การตรวจสอบความถูกต้องตามกระบวนงาน (</w:t>
      </w:r>
      <w:r>
        <w:t>Concern for Order</w:t>
      </w:r>
      <w:r>
        <w:rPr>
          <w:rFonts w:hint="cs"/>
          <w:cs/>
        </w:rPr>
        <w:t>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 xml:space="preserve">ความมั่นใจในตนเอง </w:t>
      </w:r>
      <w:r>
        <w:t>(Self Confidence)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 xml:space="preserve">ความยืดหยุ่นผ่อนปรน </w:t>
      </w:r>
      <w:r>
        <w:t>(Flexibility)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cs="Cordia New" w:hint="cs"/>
          <w:cs/>
        </w:rPr>
        <w:t>ศิลปะ</w:t>
      </w:r>
      <w:r>
        <w:rPr>
          <w:rFonts w:hint="cs"/>
          <w:cs/>
        </w:rPr>
        <w:t>การสื่อสารจูงใจ (</w:t>
      </w:r>
      <w:r>
        <w:t>Communication &amp; Influencing</w:t>
      </w:r>
      <w:r>
        <w:rPr>
          <w:rFonts w:hint="cs"/>
          <w:cs/>
        </w:rPr>
        <w:t>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 xml:space="preserve">สุนทรียภาพทางศิลปะ </w:t>
      </w:r>
      <w:r>
        <w:t>(Aesthetic Quality)</w:t>
      </w:r>
    </w:p>
    <w:p w:rsidR="009C3F09" w:rsidRPr="00EC4CEE" w:rsidRDefault="009C3F09" w:rsidP="009C3F09">
      <w:pPr>
        <w:pStyle w:val="11"/>
        <w:numPr>
          <w:ilvl w:val="0"/>
          <w:numId w:val="8"/>
        </w:numPr>
        <w:spacing w:before="0" w:after="0"/>
        <w:rPr>
          <w:u w:val="single"/>
        </w:rPr>
      </w:pPr>
      <w:r w:rsidRPr="00EC4CEE">
        <w:rPr>
          <w:rFonts w:hint="cs"/>
          <w:u w:val="single"/>
          <w:cs/>
        </w:rPr>
        <w:t xml:space="preserve">ความผูกพันที่มีต่อส่วนราชการ </w:t>
      </w:r>
      <w:r w:rsidRPr="00EC4CEE">
        <w:rPr>
          <w:u w:val="single"/>
        </w:rPr>
        <w:t>(Organizational Commitment)</w:t>
      </w:r>
    </w:p>
    <w:p w:rsidR="009C3F09" w:rsidRDefault="009C3F09" w:rsidP="009C3F09">
      <w:pPr>
        <w:pStyle w:val="11"/>
        <w:numPr>
          <w:ilvl w:val="0"/>
          <w:numId w:val="8"/>
        </w:numPr>
        <w:spacing w:before="0" w:after="0"/>
      </w:pPr>
      <w:r>
        <w:rPr>
          <w:rFonts w:hint="cs"/>
          <w:cs/>
        </w:rPr>
        <w:t>การสร้างสัมพันธภาพ (</w:t>
      </w:r>
      <w:r>
        <w:t>Relationship Building</w:t>
      </w:r>
      <w:r>
        <w:rPr>
          <w:rFonts w:hint="cs"/>
          <w:cs/>
        </w:rPr>
        <w:t>)</w:t>
      </w:r>
    </w:p>
    <w:p w:rsidR="009C3F09" w:rsidRPr="00EC4CEE" w:rsidRDefault="009C3F09" w:rsidP="009C3F09">
      <w:pPr>
        <w:pStyle w:val="11"/>
      </w:pPr>
      <w:r>
        <w:rPr>
          <w:rFonts w:hint="cs"/>
          <w:cs/>
        </w:rPr>
        <w:t xml:space="preserve">สภามหาวิทยาลัยในคราวประชุมครั้งที่ </w:t>
      </w:r>
      <w:r>
        <w:t xml:space="preserve">4/2554 </w:t>
      </w:r>
      <w:r>
        <w:rPr>
          <w:rFonts w:hint="cs"/>
          <w:cs/>
        </w:rPr>
        <w:t xml:space="preserve">เมื่อวันที่ </w:t>
      </w:r>
      <w:r>
        <w:t>29</w:t>
      </w:r>
      <w:r>
        <w:rPr>
          <w:rFonts w:hint="cs"/>
          <w:cs/>
        </w:rPr>
        <w:t xml:space="preserve"> เมษายน </w:t>
      </w:r>
      <w:r>
        <w:t xml:space="preserve">2554 </w:t>
      </w:r>
      <w:r>
        <w:rPr>
          <w:rFonts w:hint="cs"/>
          <w:cs/>
        </w:rPr>
        <w:t xml:space="preserve">มีมติเลือก </w:t>
      </w:r>
      <w:r>
        <w:t>6</w:t>
      </w:r>
      <w:r>
        <w:rPr>
          <w:rFonts w:hint="cs"/>
          <w:cs/>
        </w:rPr>
        <w:t xml:space="preserve"> ด้าน ทั้งนี้ได้กำหนดเลือกแล้ว </w:t>
      </w:r>
      <w:r>
        <w:t>3</w:t>
      </w:r>
      <w:r>
        <w:rPr>
          <w:rFonts w:hint="cs"/>
          <w:cs/>
        </w:rPr>
        <w:t xml:space="preserve"> ด้านที่ขีดเส้นใต้ อีก </w:t>
      </w:r>
      <w:r>
        <w:t>3</w:t>
      </w:r>
      <w:r>
        <w:rPr>
          <w:rFonts w:hint="cs"/>
          <w:cs/>
        </w:rPr>
        <w:t xml:space="preserve"> ด้านให้เป็นไปตามประกาศมหาวิทยาลัยมหาสารคาม ว่าด้วยการ</w:t>
      </w:r>
      <w:r>
        <w:rPr>
          <w:rFonts w:hint="cs"/>
          <w:cs/>
        </w:rPr>
        <w:lastRenderedPageBreak/>
        <w:t xml:space="preserve">กำหนดสมรรถนะและระดับสมรรถนะสำหรับข้าราชการและพนักงานของมหาวิทยาลัยมหาสารคาม พ.ศ. </w:t>
      </w:r>
      <w:r>
        <w:t>2554</w:t>
      </w:r>
    </w:p>
    <w:p w:rsidR="009C3F09" w:rsidRPr="006069D1" w:rsidRDefault="009C3F09" w:rsidP="009C3F09">
      <w:pPr>
        <w:pStyle w:val="11"/>
        <w:rPr>
          <w:cs/>
        </w:rPr>
      </w:pPr>
      <w:r w:rsidRPr="001A0D34">
        <w:rPr>
          <w:rFonts w:hint="cs"/>
          <w:b/>
          <w:bCs/>
          <w:cs/>
        </w:rPr>
        <w:t>สมรรถนะสำหรับข้าราชการตำแหน่งประเภทบริหาร</w:t>
      </w:r>
      <w:r>
        <w:rPr>
          <w:rFonts w:hint="cs"/>
          <w:cs/>
        </w:rPr>
        <w:t xml:space="preserve">ตามมาตรา </w:t>
      </w:r>
      <w:r>
        <w:t>18 (</w:t>
      </w:r>
      <w:r>
        <w:rPr>
          <w:rFonts w:hint="cs"/>
          <w:cs/>
        </w:rPr>
        <w:t xml:space="preserve">ข) แห่งพระราชบัญญัติระเบียบข้าราชการพลเรือนในสถาบันอุดมศึกษา พ.ศ. </w:t>
      </w:r>
      <w:r>
        <w:t xml:space="preserve">2547 </w:t>
      </w:r>
      <w:r>
        <w:rPr>
          <w:rFonts w:hint="cs"/>
          <w:cs/>
        </w:rPr>
        <w:t xml:space="preserve">และแก้ไขเพิ่มเติม (ฉบับที่ </w:t>
      </w:r>
      <w:r>
        <w:t>2</w:t>
      </w:r>
      <w:r>
        <w:rPr>
          <w:rFonts w:hint="cs"/>
          <w:cs/>
        </w:rPr>
        <w:t xml:space="preserve">) พ.ศ. </w:t>
      </w:r>
      <w:r>
        <w:t>2551</w:t>
      </w:r>
      <w:r>
        <w:rPr>
          <w:rFonts w:hint="cs"/>
          <w:cs/>
        </w:rPr>
        <w:t xml:space="preserve"> ให้ประเมินสมรรถนะทางการบริหาร </w:t>
      </w:r>
      <w:r>
        <w:t xml:space="preserve">5 </w:t>
      </w:r>
      <w:r>
        <w:rPr>
          <w:rFonts w:hint="cs"/>
          <w:cs/>
        </w:rPr>
        <w:t xml:space="preserve">ด้าน ตามที่สภามหาวิทยาลัยในคราวประชุมครั้งที่ </w:t>
      </w:r>
      <w:r>
        <w:t xml:space="preserve">4/2554 </w:t>
      </w:r>
      <w:r>
        <w:rPr>
          <w:rFonts w:hint="cs"/>
          <w:cs/>
        </w:rPr>
        <w:t xml:space="preserve">เมื่อวันที่ </w:t>
      </w:r>
      <w:r>
        <w:t>29</w:t>
      </w:r>
      <w:r>
        <w:rPr>
          <w:rFonts w:hint="cs"/>
          <w:cs/>
        </w:rPr>
        <w:t xml:space="preserve"> เมษายน </w:t>
      </w:r>
      <w:r>
        <w:t>2554</w:t>
      </w:r>
      <w:r>
        <w:rPr>
          <w:rFonts w:hint="cs"/>
          <w:cs/>
        </w:rPr>
        <w:t xml:space="preserve"> ได้กำหนด ดังนี้ </w:t>
      </w:r>
    </w:p>
    <w:p w:rsidR="009C3F09" w:rsidRDefault="009C3F09" w:rsidP="009C3F09">
      <w:pPr>
        <w:pStyle w:val="11"/>
        <w:numPr>
          <w:ilvl w:val="0"/>
          <w:numId w:val="9"/>
        </w:numPr>
        <w:spacing w:before="0" w:after="0"/>
        <w:ind w:left="1797" w:hanging="357"/>
      </w:pPr>
      <w:r>
        <w:rPr>
          <w:rFonts w:hint="cs"/>
          <w:cs/>
        </w:rPr>
        <w:t xml:space="preserve">สภาวะผู้นำ </w:t>
      </w:r>
      <w:r>
        <w:t>(Leadership)</w:t>
      </w:r>
    </w:p>
    <w:p w:rsidR="009C3F09" w:rsidRDefault="009C3F09" w:rsidP="009C3F09">
      <w:pPr>
        <w:pStyle w:val="11"/>
        <w:numPr>
          <w:ilvl w:val="0"/>
          <w:numId w:val="9"/>
        </w:numPr>
        <w:spacing w:before="0" w:after="0"/>
        <w:ind w:left="1797" w:hanging="357"/>
      </w:pPr>
      <w:r>
        <w:rPr>
          <w:rFonts w:hint="cs"/>
          <w:cs/>
        </w:rPr>
        <w:t xml:space="preserve">วิสัยทัศน์ </w:t>
      </w:r>
      <w:r>
        <w:t>(Visioning)</w:t>
      </w:r>
    </w:p>
    <w:p w:rsidR="009C3F09" w:rsidRDefault="009C3F09" w:rsidP="009C3F09">
      <w:pPr>
        <w:pStyle w:val="11"/>
        <w:numPr>
          <w:ilvl w:val="0"/>
          <w:numId w:val="9"/>
        </w:numPr>
        <w:spacing w:before="0" w:after="0"/>
        <w:ind w:left="1797" w:hanging="357"/>
      </w:pPr>
      <w:r>
        <w:rPr>
          <w:rFonts w:hint="cs"/>
          <w:cs/>
        </w:rPr>
        <w:t>การวางกลยุทธ์ภาครัฐ (</w:t>
      </w:r>
      <w:r>
        <w:t>Strategic Orientation</w:t>
      </w:r>
      <w:r>
        <w:rPr>
          <w:rFonts w:hint="cs"/>
          <w:cs/>
        </w:rPr>
        <w:t>)</w:t>
      </w:r>
    </w:p>
    <w:p w:rsidR="009C3F09" w:rsidRDefault="009C3F09" w:rsidP="009C3F09">
      <w:pPr>
        <w:pStyle w:val="11"/>
        <w:numPr>
          <w:ilvl w:val="0"/>
          <w:numId w:val="9"/>
        </w:numPr>
        <w:spacing w:before="0" w:after="0"/>
        <w:ind w:left="1797" w:hanging="357"/>
      </w:pPr>
      <w:r>
        <w:rPr>
          <w:rFonts w:hint="cs"/>
          <w:cs/>
        </w:rPr>
        <w:t>ศักยภาพเพื่อนำการปรับเปลี่ยน (</w:t>
      </w:r>
      <w:r>
        <w:t>Change Leadership</w:t>
      </w:r>
      <w:r>
        <w:rPr>
          <w:rFonts w:hint="cs"/>
          <w:cs/>
        </w:rPr>
        <w:t>)</w:t>
      </w:r>
    </w:p>
    <w:p w:rsidR="009C3F09" w:rsidRDefault="009C3F09" w:rsidP="009C3F09">
      <w:pPr>
        <w:pStyle w:val="11"/>
        <w:numPr>
          <w:ilvl w:val="0"/>
          <w:numId w:val="9"/>
        </w:numPr>
        <w:spacing w:before="0" w:after="0"/>
        <w:ind w:left="1797" w:hanging="357"/>
      </w:pPr>
      <w:r>
        <w:rPr>
          <w:rFonts w:hint="cs"/>
          <w:cs/>
        </w:rPr>
        <w:t>การสอนงานและการมอบหมายงาน (</w:t>
      </w:r>
      <w:r>
        <w:t>Coaching and Empowering Others</w:t>
      </w:r>
      <w:r>
        <w:rPr>
          <w:rFonts w:hint="cs"/>
          <w:cs/>
        </w:rPr>
        <w:t>)</w:t>
      </w:r>
    </w:p>
    <w:p w:rsidR="009C3F09" w:rsidRDefault="009C3F09" w:rsidP="009C3F09">
      <w:pPr>
        <w:pStyle w:val="11"/>
        <w:spacing w:before="0" w:after="0"/>
      </w:pPr>
    </w:p>
    <w:p w:rsidR="009C3F09" w:rsidRPr="00041897" w:rsidRDefault="009C3F09" w:rsidP="009C3F09">
      <w:pPr>
        <w:pStyle w:val="2"/>
      </w:pPr>
      <w:bookmarkStart w:id="36" w:name="_Toc372796284"/>
      <w:r w:rsidRPr="00041897">
        <w:rPr>
          <w:rFonts w:hint="cs"/>
          <w:cs/>
        </w:rPr>
        <w:t>คำจำกัดความและรายละเอียดสมรรถ</w:t>
      </w:r>
      <w:r w:rsidR="002E20EC">
        <w:rPr>
          <w:rFonts w:hint="cs"/>
          <w:cs/>
        </w:rPr>
        <w:t>น</w:t>
      </w:r>
      <w:r w:rsidRPr="00041897">
        <w:rPr>
          <w:rFonts w:hint="cs"/>
          <w:cs/>
        </w:rPr>
        <w:t>ะหลัก   สำหรับข้าราชการและพนักงาน</w:t>
      </w:r>
      <w:bookmarkEnd w:id="36"/>
    </w:p>
    <w:p w:rsidR="009C3F09" w:rsidRDefault="009C3F09" w:rsidP="009C3F09">
      <w:pPr>
        <w:pStyle w:val="11"/>
        <w:spacing w:before="0" w:after="0"/>
        <w:ind w:firstLine="0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6520"/>
      </w:tblGrid>
      <w:tr w:rsidR="009C3F09" w:rsidTr="009C3F09">
        <w:trPr>
          <w:tblHeader/>
        </w:trPr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jc w:val="center"/>
              <w:rPr>
                <w:b/>
                <w:bCs/>
              </w:rPr>
            </w:pPr>
            <w:r w:rsidRPr="0004264F">
              <w:rPr>
                <w:rFonts w:hint="cs"/>
                <w:b/>
                <w:bCs/>
                <w:cs/>
              </w:rPr>
              <w:t>สมรรถนะ</w:t>
            </w:r>
          </w:p>
        </w:tc>
        <w:tc>
          <w:tcPr>
            <w:tcW w:w="652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jc w:val="center"/>
              <w:rPr>
                <w:b/>
                <w:bCs/>
              </w:rPr>
            </w:pPr>
            <w:r w:rsidRPr="0004264F">
              <w:rPr>
                <w:rFonts w:hint="cs"/>
                <w:b/>
                <w:bCs/>
                <w:cs/>
              </w:rPr>
              <w:t>คำจำกัดความ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 w:rsidRPr="0004264F">
              <w:rPr>
                <w:rFonts w:hint="cs"/>
                <w:u w:val="single"/>
                <w:cs/>
              </w:rPr>
              <w:t>การมุ่งผลสัมฤทธิ์</w:t>
            </w:r>
          </w:p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 w:rsidRPr="0004264F">
              <w:rPr>
                <w:u w:val="single"/>
              </w:rPr>
              <w:t>(Achievement Motivation)</w:t>
            </w:r>
          </w:p>
        </w:tc>
        <w:tc>
          <w:tcPr>
            <w:tcW w:w="652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ความมุ่งมั่นจะปฏิบัติหน้าที่ราชการให้ดีหรือให้เกินมาตรฐานที่มีอยู่ โดยมาตรฐานนี้อาจเป็นผลการปฏิบัติงานที่ผ่านมาของตนเอง หรือเกณฑ์วัดผลสัมฤทธิ์ที่สถาบันอุดมศึกษา กำหนดขึ้น อีกทั้งยังหมายรวมถึงการสร้างสรรค์พัฒนาผลงานหรือกระบวนการปฏิบัติงานตามเป้าหมายที่ยากและท้าทายชนิดที่อาจไม่เคยมีผู้ใดสามารถกระทำได้มาก่อน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</w:pPr>
            <w:r w:rsidRPr="0004264F">
              <w:rPr>
                <w:rFonts w:hint="cs"/>
                <w:cs/>
              </w:rPr>
              <w:t>ระดับที่ 0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ไม่แสดงสมรรถนะด้านนี้ หรือแสดงอย่างไม่ชัดเจน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</w:pPr>
            <w:r w:rsidRPr="0004264F">
              <w:rPr>
                <w:rFonts w:hint="cs"/>
                <w:cs/>
              </w:rPr>
              <w:t>ระดับที่ 1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แสดงความพยายามในการปฏิบัติหน้าที่ราชการให้ดี</w:t>
            </w:r>
          </w:p>
          <w:p w:rsidR="009C3F09" w:rsidRDefault="009C3F09" w:rsidP="009C3F09">
            <w:pPr>
              <w:pStyle w:val="11"/>
              <w:numPr>
                <w:ilvl w:val="0"/>
                <w:numId w:val="12"/>
              </w:numPr>
              <w:spacing w:before="0" w:after="0"/>
            </w:pPr>
            <w:r>
              <w:rPr>
                <w:rFonts w:hint="cs"/>
                <w:cs/>
              </w:rPr>
              <w:t>พยายามทำงานในหน้าที่ให้ถูกต้อง</w:t>
            </w:r>
          </w:p>
          <w:p w:rsidR="009C3F09" w:rsidRDefault="009C3F09" w:rsidP="009C3F09">
            <w:pPr>
              <w:pStyle w:val="11"/>
              <w:numPr>
                <w:ilvl w:val="0"/>
                <w:numId w:val="12"/>
              </w:numPr>
              <w:spacing w:before="0" w:after="0"/>
            </w:pPr>
            <w:r>
              <w:rPr>
                <w:rFonts w:hint="cs"/>
                <w:cs/>
              </w:rPr>
              <w:t>พยายามปฏิบัติงานให้แล้วเสร็จตามกำหนดเวลา</w:t>
            </w:r>
          </w:p>
          <w:p w:rsidR="009C3F09" w:rsidRDefault="009C3F09" w:rsidP="009C3F09">
            <w:pPr>
              <w:pStyle w:val="11"/>
              <w:numPr>
                <w:ilvl w:val="0"/>
                <w:numId w:val="12"/>
              </w:numPr>
              <w:spacing w:before="0" w:after="0"/>
            </w:pPr>
            <w:r>
              <w:rPr>
                <w:rFonts w:hint="cs"/>
                <w:cs/>
              </w:rPr>
              <w:t>มานะอดทน ขยันหมั่นเพียรในการทำงาน</w:t>
            </w:r>
          </w:p>
          <w:p w:rsidR="009C3F09" w:rsidRDefault="009C3F09" w:rsidP="009C3F09">
            <w:pPr>
              <w:pStyle w:val="11"/>
              <w:numPr>
                <w:ilvl w:val="0"/>
                <w:numId w:val="12"/>
              </w:numPr>
              <w:spacing w:before="0" w:after="0"/>
            </w:pPr>
            <w:r>
              <w:rPr>
                <w:rFonts w:hint="cs"/>
                <w:cs/>
              </w:rPr>
              <w:t>แสดงออกว่าต้องการทำงานให้ได้ดีขึ้น</w:t>
            </w:r>
          </w:p>
          <w:p w:rsidR="009C3F09" w:rsidRDefault="009C3F09" w:rsidP="009C3F09">
            <w:pPr>
              <w:pStyle w:val="11"/>
              <w:numPr>
                <w:ilvl w:val="0"/>
                <w:numId w:val="12"/>
              </w:numPr>
              <w:spacing w:before="0" w:after="0"/>
            </w:pPr>
            <w:r>
              <w:rPr>
                <w:rFonts w:hint="cs"/>
                <w:cs/>
              </w:rPr>
              <w:t>แสดงความเห็นในเชิงปรับปรุงพัฒนาเมื่อเห็นความสูญเปล่า หรือหย่อนประสิทธิภาพในงาน</w:t>
            </w:r>
          </w:p>
        </w:tc>
      </w:tr>
      <w:tr w:rsidR="009C3F09" w:rsidTr="009C3F09">
        <w:tc>
          <w:tcPr>
            <w:tcW w:w="266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ระดับที่ 2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แสดงมรรถนะระดับที่ 1 และสามารถทำงานได้ผลงานตามเป้าหมายที่วางไว้</w:t>
            </w:r>
          </w:p>
          <w:p w:rsidR="009C3F09" w:rsidRDefault="009C3F09" w:rsidP="009C3F09">
            <w:pPr>
              <w:pStyle w:val="11"/>
              <w:numPr>
                <w:ilvl w:val="0"/>
                <w:numId w:val="11"/>
              </w:numPr>
              <w:spacing w:before="0" w:after="0"/>
            </w:pPr>
            <w:r>
              <w:rPr>
                <w:rFonts w:hint="cs"/>
                <w:cs/>
              </w:rPr>
              <w:t>กำหนดมาตรฐาน หรือเป้าหมายในการทำงานเพื่อให้ได้ผลงานที่ดี</w:t>
            </w:r>
          </w:p>
          <w:p w:rsidR="009C3F09" w:rsidRDefault="009C3F09" w:rsidP="009C3F09">
            <w:pPr>
              <w:pStyle w:val="11"/>
              <w:numPr>
                <w:ilvl w:val="0"/>
                <w:numId w:val="11"/>
              </w:numPr>
              <w:spacing w:before="0" w:after="0"/>
            </w:pPr>
            <w:r>
              <w:rPr>
                <w:rFonts w:hint="cs"/>
                <w:cs/>
              </w:rPr>
              <w:t>ติดตาม และประเมินผลงานของตน โดยเทียบเคียงกับเกณฑ์มาตรฐาน</w:t>
            </w:r>
          </w:p>
          <w:p w:rsidR="009C3F09" w:rsidRDefault="009C3F09" w:rsidP="009C3F09">
            <w:pPr>
              <w:pStyle w:val="11"/>
              <w:numPr>
                <w:ilvl w:val="0"/>
                <w:numId w:val="11"/>
              </w:numPr>
              <w:spacing w:before="0" w:after="0"/>
            </w:pPr>
            <w:r>
              <w:rPr>
                <w:rFonts w:hint="cs"/>
                <w:cs/>
              </w:rPr>
              <w:lastRenderedPageBreak/>
              <w:t>ทำงานได้ตามเป้าหมายที่ผู้บังคับบัญชากำหนด หรือเป้าหมายของหน่วยงานที่รับผิดชอบ</w:t>
            </w:r>
          </w:p>
          <w:p w:rsidR="009C3F09" w:rsidRDefault="009C3F09" w:rsidP="009C3F09">
            <w:pPr>
              <w:pStyle w:val="11"/>
              <w:numPr>
                <w:ilvl w:val="0"/>
                <w:numId w:val="11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มีความละเอียดรอบคอบ เอาใจใส่ ตรวจตราความถูกต้อง เพื่อให้ได้งานที่มีคุณภาพ</w:t>
            </w:r>
          </w:p>
        </w:tc>
      </w:tr>
      <w:tr w:rsidR="009C3F09" w:rsidTr="009C3F09">
        <w:tc>
          <w:tcPr>
            <w:tcW w:w="266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lastRenderedPageBreak/>
              <w:t>ระดับที่ 3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2 และสามารถปรับปรุงวิธีการทำงานเพื่อให้ได้ผลงานที่ประสิทธิภาพมากยิ่งขึ้น</w:t>
            </w:r>
          </w:p>
          <w:p w:rsidR="009C3F09" w:rsidRDefault="009C3F09" w:rsidP="009C3F09">
            <w:pPr>
              <w:pStyle w:val="11"/>
              <w:numPr>
                <w:ilvl w:val="0"/>
                <w:numId w:val="13"/>
              </w:numPr>
              <w:spacing w:before="0" w:after="0"/>
            </w:pPr>
            <w:r>
              <w:rPr>
                <w:rFonts w:hint="cs"/>
                <w:cs/>
              </w:rPr>
              <w:t>ปรับปรุงวิธีการที่ทำให้งานได้ดีขึ้น เร็วขึ้น มีคุณภาพดีขึ้น มีประสิทธิภาพมากขึ้น หรือทำให้ผู้บริการพึงพอใจมากขึ้น</w:t>
            </w:r>
          </w:p>
          <w:p w:rsidR="009C3F09" w:rsidRPr="005E2C9A" w:rsidRDefault="009C3F09" w:rsidP="009C3F09">
            <w:pPr>
              <w:pStyle w:val="11"/>
              <w:numPr>
                <w:ilvl w:val="0"/>
                <w:numId w:val="13"/>
              </w:numPr>
              <w:spacing w:before="0" w:after="0"/>
            </w:pPr>
            <w:r>
              <w:rPr>
                <w:rFonts w:hint="cs"/>
                <w:cs/>
              </w:rPr>
              <w:t>เสนอหรือทดลองวิธีการทำงานแบบใหม่ที่คาดว่าจะทำให้งานมีประสิทธิภาพมากขึ้น</w:t>
            </w:r>
          </w:p>
        </w:tc>
      </w:tr>
      <w:tr w:rsidR="009C3F09" w:rsidTr="009C3F09">
        <w:tc>
          <w:tcPr>
            <w:tcW w:w="266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ระดับที่ 4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3 และสามารถกำหนดเป้าหมายรวมทั้งพัฒนางาน เพื่อให้ได้ผลงานที่โดดเด่น หรือแตกต่างอย่างมีนัยสำคัญ</w:t>
            </w:r>
          </w:p>
          <w:p w:rsidR="009C3F09" w:rsidRDefault="009C3F09" w:rsidP="009C3F09">
            <w:pPr>
              <w:pStyle w:val="11"/>
              <w:numPr>
                <w:ilvl w:val="0"/>
                <w:numId w:val="14"/>
              </w:numPr>
              <w:spacing w:before="0" w:after="0"/>
            </w:pPr>
            <w:r>
              <w:rPr>
                <w:rFonts w:hint="cs"/>
                <w:cs/>
              </w:rPr>
              <w:t>กำหนดเป้าหมายที่ท้าย และเป็นไปได้ยาก เพื่อให้ได้ผลงานที่ดีกว่าเดิม อย่างเห็นได้ชัด</w:t>
            </w:r>
          </w:p>
          <w:p w:rsidR="009C3F09" w:rsidRPr="0015438B" w:rsidRDefault="009C3F09" w:rsidP="009C3F09">
            <w:pPr>
              <w:pStyle w:val="11"/>
              <w:numPr>
                <w:ilvl w:val="0"/>
                <w:numId w:val="14"/>
              </w:numPr>
              <w:spacing w:before="0" w:after="0"/>
            </w:pPr>
            <w:r>
              <w:rPr>
                <w:rFonts w:hint="cs"/>
                <w:cs/>
              </w:rPr>
              <w:t>พัฒนาระดับ ขั้นตอน วิธีการทำงาน เพื่อให้ได้ผลงานที่โดดเด่น หรือแตกต่างไม่เคยมีผู้ใดทำได้มาก่อน</w:t>
            </w:r>
          </w:p>
        </w:tc>
      </w:tr>
      <w:tr w:rsidR="009C3F09" w:rsidTr="009C3F09">
        <w:tc>
          <w:tcPr>
            <w:tcW w:w="266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ระดับที่ 5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4 และกล้าตัดสินใจ แม้ว่าการตัดสินใจนั้นจะมีความเสี่ยงเพื่อให้บรรลุเป้าหมายของหน่วยงานหรือสถาบันอุดมศึกษา</w:t>
            </w:r>
          </w:p>
          <w:p w:rsidR="009C3F09" w:rsidRDefault="009C3F09" w:rsidP="009C3F09">
            <w:pPr>
              <w:pStyle w:val="11"/>
              <w:numPr>
                <w:ilvl w:val="0"/>
                <w:numId w:val="15"/>
              </w:numPr>
              <w:spacing w:before="0" w:after="0"/>
            </w:pPr>
            <w:r>
              <w:rPr>
                <w:rFonts w:hint="cs"/>
                <w:cs/>
              </w:rPr>
              <w:t>ตัดสินใจ โดยมีการคำนวณผลได้ผลเสียอย่างชัดเจน และดำเนินการ เพื่อให้ภาครัฐและประชาชนได้ประโยชน์สูงสุด</w:t>
            </w:r>
          </w:p>
          <w:p w:rsidR="009C3F09" w:rsidRDefault="009C3F09" w:rsidP="009C3F09">
            <w:pPr>
              <w:pStyle w:val="11"/>
              <w:numPr>
                <w:ilvl w:val="0"/>
                <w:numId w:val="15"/>
              </w:numPr>
              <w:spacing w:before="0" w:after="0"/>
            </w:pPr>
            <w:r>
              <w:rPr>
                <w:rFonts w:hint="cs"/>
                <w:cs/>
              </w:rPr>
              <w:t>บริหารจัดการและทุ่มเทเวลา ตลอดจนทรัพยากร เพื่อให้ได้ประโยชน์สูงสุด ต่อภารกิจของหน่วยงานตามที่วางแผนไว้</w:t>
            </w:r>
          </w:p>
        </w:tc>
      </w:tr>
      <w:tr w:rsidR="009C3F09" w:rsidRPr="00C94A6F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 w:rsidRPr="0004264F">
              <w:rPr>
                <w:rFonts w:hint="cs"/>
                <w:u w:val="single"/>
                <w:cs/>
              </w:rPr>
              <w:t>บริการที่ดี</w:t>
            </w:r>
          </w:p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 w:rsidRPr="0004264F">
              <w:rPr>
                <w:u w:val="single"/>
              </w:rPr>
              <w:t>(Service Mind)</w:t>
            </w:r>
          </w:p>
        </w:tc>
        <w:tc>
          <w:tcPr>
            <w:tcW w:w="652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ความตั้งใจและความพยายามของข้าราชการ และพนักงานในการให้บริการต่อประชาชน ข้าราชการ หรือหน่วยงานอื่น ๆ ที่เกี่ยวข้อง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</w:pPr>
            <w:r w:rsidRPr="0004264F">
              <w:rPr>
                <w:rFonts w:hint="cs"/>
                <w:cs/>
              </w:rPr>
              <w:t>ระดับที่ 0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ไม่แสดงสมรรถนะด้านนี้ หรือแสดงอย่างไม่ชัดเจน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</w:pPr>
            <w:r w:rsidRPr="0004264F">
              <w:rPr>
                <w:rFonts w:hint="cs"/>
                <w:cs/>
              </w:rPr>
              <w:t>ระดับที่ 1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สามารถให้บริการที่ผู้รับบริการต้องการได้ด้วยความเต็มใจ</w:t>
            </w:r>
          </w:p>
          <w:p w:rsidR="009C3F09" w:rsidRDefault="009C3F09" w:rsidP="009C3F09">
            <w:pPr>
              <w:pStyle w:val="11"/>
              <w:numPr>
                <w:ilvl w:val="0"/>
                <w:numId w:val="16"/>
              </w:numPr>
              <w:spacing w:before="0" w:after="0"/>
            </w:pPr>
            <w:r>
              <w:rPr>
                <w:rFonts w:hint="cs"/>
                <w:cs/>
              </w:rPr>
              <w:t>ให้การบริการที่เป็นมิตร สุภาพ</w:t>
            </w:r>
          </w:p>
          <w:p w:rsidR="009C3F09" w:rsidRDefault="009C3F09" w:rsidP="009C3F09">
            <w:pPr>
              <w:pStyle w:val="11"/>
              <w:numPr>
                <w:ilvl w:val="0"/>
                <w:numId w:val="16"/>
              </w:numPr>
              <w:spacing w:before="0" w:after="0"/>
            </w:pPr>
            <w:r>
              <w:rPr>
                <w:rFonts w:hint="cs"/>
                <w:cs/>
              </w:rPr>
              <w:t>ให้ข้อมูล ข่าวสาร ที่ถูกต้อง ชัดเจนแก่ผู้รับบริการ</w:t>
            </w:r>
          </w:p>
          <w:p w:rsidR="009C3F09" w:rsidRDefault="009C3F09" w:rsidP="009C3F09">
            <w:pPr>
              <w:pStyle w:val="11"/>
              <w:numPr>
                <w:ilvl w:val="0"/>
                <w:numId w:val="16"/>
              </w:numPr>
              <w:spacing w:before="0" w:after="0"/>
            </w:pPr>
            <w:r>
              <w:rPr>
                <w:rFonts w:hint="cs"/>
                <w:cs/>
              </w:rPr>
              <w:t>แจ้งให้ผู้รับบริการทราบความคืบหน้าในการดำเนินเรื่อง หรือขั้นตอนงาน  ต่าง ๆ ที่ให้บริการอยู่</w:t>
            </w:r>
          </w:p>
          <w:p w:rsidR="009C3F09" w:rsidRDefault="009C3F09" w:rsidP="009C3F09">
            <w:pPr>
              <w:pStyle w:val="11"/>
              <w:numPr>
                <w:ilvl w:val="0"/>
                <w:numId w:val="16"/>
              </w:numPr>
              <w:spacing w:before="0" w:after="0"/>
            </w:pPr>
            <w:r>
              <w:rPr>
                <w:rFonts w:hint="cs"/>
                <w:cs/>
              </w:rPr>
              <w:t>ประสานงานภายในหน่วยงาน และหน่วยงานอื่นที่เกี่ยวข้อง เพื่อให้ผู้รับบริการได้รับบริการที่ต่อเนื่องและรวดเร็ว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2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1 และช่วยแก้ปัญหาให้แก่ผู้รับบริการ</w:t>
            </w:r>
          </w:p>
          <w:p w:rsidR="009C3F09" w:rsidRDefault="009C3F09" w:rsidP="009C3F09">
            <w:pPr>
              <w:pStyle w:val="11"/>
              <w:numPr>
                <w:ilvl w:val="0"/>
                <w:numId w:val="17"/>
              </w:numPr>
              <w:spacing w:before="0" w:after="0"/>
            </w:pPr>
            <w:r>
              <w:rPr>
                <w:rFonts w:hint="cs"/>
                <w:cs/>
              </w:rPr>
              <w:t>รับเป็นธุระ ช่วยแก้ปัญหาหรือหาแนวทางแก้ไขปัญหาที่เกิดขึ้นแก่ผู้รับบริการอย่างรวดเร็วไม่บ่ายเบี่ยง ไม่แก้ตัว หรือปัดภาระ</w:t>
            </w:r>
          </w:p>
          <w:p w:rsidR="009C3F09" w:rsidRDefault="009C3F09" w:rsidP="009C3F09">
            <w:pPr>
              <w:pStyle w:val="11"/>
              <w:numPr>
                <w:ilvl w:val="0"/>
                <w:numId w:val="17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ดูแลให้ผู้รับบริการได้รับความพึงพอใจ และนำข้อขัดข้องใด ๆ ในการให้บริการไปพัฒนาการให้บริการให้ดียิ่งขึ้น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lastRenderedPageBreak/>
              <w:t>ระดับที่ 3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2 และให้บริการที่เกินความคาดหวัง แม้ต้องใช้เวลาหรือความพยายามอย่างมาก</w:t>
            </w:r>
          </w:p>
          <w:p w:rsidR="009C3F09" w:rsidRDefault="009C3F09" w:rsidP="009C3F09">
            <w:pPr>
              <w:pStyle w:val="11"/>
              <w:numPr>
                <w:ilvl w:val="0"/>
                <w:numId w:val="18"/>
              </w:numPr>
              <w:spacing w:before="0" w:after="0"/>
            </w:pPr>
            <w:r>
              <w:rPr>
                <w:rFonts w:hint="cs"/>
                <w:cs/>
              </w:rPr>
              <w:t>ให้เวลาแก่ผู้รับบริการเป็นพิเศษ เพื่อช่วยแก้ปัญหาให้แก่ผู้รับบริการ</w:t>
            </w:r>
          </w:p>
          <w:p w:rsidR="009C3F09" w:rsidRDefault="009C3F09" w:rsidP="009C3F09">
            <w:pPr>
              <w:pStyle w:val="11"/>
              <w:numPr>
                <w:ilvl w:val="0"/>
                <w:numId w:val="18"/>
              </w:numPr>
              <w:spacing w:before="0" w:after="0"/>
            </w:pPr>
            <w:r>
              <w:rPr>
                <w:rFonts w:hint="cs"/>
                <w:cs/>
              </w:rPr>
              <w:t>ให้ข้อมูล ข่าวสาร ที่เกี่ยวข้องกับงานที่กำลังให้บริการอยู่ ซึ่งเป็นประโยชน์แก่ผู้รับบริการแม้ว่าผู้รับบริการจะไม่ได้ถามถึง หรือไม่ทราบมาก่อน</w:t>
            </w:r>
          </w:p>
          <w:p w:rsidR="009C3F09" w:rsidRDefault="009C3F09" w:rsidP="009C3F09">
            <w:pPr>
              <w:pStyle w:val="11"/>
              <w:numPr>
                <w:ilvl w:val="0"/>
                <w:numId w:val="18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นำเสนอวิธีการในการให้บริการที่ผู้รับบริการจะได้รับประโยชน์สูงสุด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4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3 และเข้าใจและให้บริการที่ตรงความต้องการที่แท้จริงของผู้รับบริการได้</w:t>
            </w:r>
          </w:p>
          <w:p w:rsidR="009C3F09" w:rsidRDefault="009C3F09" w:rsidP="009C3F09">
            <w:pPr>
              <w:pStyle w:val="11"/>
              <w:numPr>
                <w:ilvl w:val="0"/>
                <w:numId w:val="19"/>
              </w:numPr>
              <w:spacing w:before="0" w:after="0"/>
            </w:pPr>
            <w:r>
              <w:rPr>
                <w:rFonts w:hint="cs"/>
                <w:cs/>
              </w:rPr>
              <w:t>เข้าใจ หรือพยายามทำความเข้าใจด้วยวิธีการต่าง ๆ เพื่อให้บริการได้ตรงตามความต้องการที่แท้จริงของผู้รับบริการ</w:t>
            </w:r>
          </w:p>
          <w:p w:rsidR="009C3F09" w:rsidRDefault="009C3F09" w:rsidP="009C3F09">
            <w:pPr>
              <w:pStyle w:val="11"/>
              <w:numPr>
                <w:ilvl w:val="0"/>
                <w:numId w:val="19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ให้คำแนะนำที่เป็นประโยชน์แก่ผู้รับบริการ เพื่อตอบสนองความจำเป็นหรือความต้องการที่แท้จริงของผู้รับบริการ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5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4 และให้บริการทีเป็นประโยชน์อย่างแท้จริงให้แก่ผู้รับบริการ</w:t>
            </w:r>
          </w:p>
          <w:p w:rsidR="009C3F09" w:rsidRDefault="009C3F09" w:rsidP="009C3F09">
            <w:pPr>
              <w:pStyle w:val="11"/>
              <w:numPr>
                <w:ilvl w:val="0"/>
                <w:numId w:val="20"/>
              </w:numPr>
              <w:spacing w:before="0" w:after="0"/>
            </w:pPr>
            <w:r>
              <w:rPr>
                <w:rFonts w:hint="cs"/>
                <w:cs/>
              </w:rPr>
              <w:t>คิดถึงผลประโยชน์ของผู้รับบริการในระยะยาว และพร้อมที่จะเปลี่ยนวิธี หรือขั้นตอนการให้บริการ เพื่อประโยชน์สูงสุดของผู้รับบริการ</w:t>
            </w:r>
          </w:p>
          <w:p w:rsidR="009C3F09" w:rsidRDefault="009C3F09" w:rsidP="009C3F09">
            <w:pPr>
              <w:pStyle w:val="11"/>
              <w:numPr>
                <w:ilvl w:val="0"/>
                <w:numId w:val="20"/>
              </w:numPr>
              <w:spacing w:before="0" w:after="0"/>
            </w:pPr>
            <w:r>
              <w:rPr>
                <w:rFonts w:hint="cs"/>
                <w:cs/>
              </w:rPr>
              <w:t>เป็นที่ปรึกษาที่มีส่วนช่วยในการตัดสินใจที่ผู้รับบริการไว้วางใจ</w:t>
            </w:r>
          </w:p>
          <w:p w:rsidR="009C3F09" w:rsidRDefault="009C3F09" w:rsidP="009C3F09">
            <w:pPr>
              <w:pStyle w:val="11"/>
              <w:numPr>
                <w:ilvl w:val="0"/>
                <w:numId w:val="20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สามารถให้ความเห็นที่แตกต่างจากวิธีการ หรือขั้นตอนที่ผู้บริการต้องการให้สอดคล้องกับความจำเป็น ปัญหา โอกาส เพื่อเป็นประโยชน์อย่างแท้จริงของผู้รับบริการ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 w:rsidRPr="0004264F">
              <w:rPr>
                <w:rFonts w:hint="cs"/>
                <w:u w:val="single"/>
                <w:cs/>
              </w:rPr>
              <w:t>การสั่งสมความเชี่ยวชาญในงานอาชีพ</w:t>
            </w:r>
          </w:p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u w:val="single"/>
                <w:cs/>
              </w:rPr>
            </w:pPr>
            <w:r w:rsidRPr="0004264F">
              <w:rPr>
                <w:rFonts w:hint="cs"/>
                <w:u w:val="single"/>
                <w:cs/>
              </w:rPr>
              <w:t>(</w:t>
            </w:r>
            <w:r w:rsidRPr="0004264F">
              <w:rPr>
                <w:u w:val="single"/>
              </w:rPr>
              <w:t>Expertise)</w:t>
            </w:r>
          </w:p>
        </w:tc>
        <w:tc>
          <w:tcPr>
            <w:tcW w:w="6520" w:type="dxa"/>
          </w:tcPr>
          <w:p w:rsidR="009C3F09" w:rsidRDefault="009C3F09" w:rsidP="002E20EC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ความสนใจใฝ่รู้ สั่งสม ความรู้ความสามารถของตนในการปฏิบัติหน้าที่ราชการ ด้วยการศึกษา ค้นคว้า และพัฒนาตนเองอย่างต่อเนื่อง จนสามารถประยุกต์ใช้ความรู่เชิงวิชาการและเทคโนโลยีต่าง ๆ เข้ากับการปฏิบัติราชการให้เกิดผลสัมฤทธิ์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0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ไม่แสดงสมรรถนะด้านนี้ หรือแสดงอย่างไม่ชัดเจน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1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แสดงความสนใจและติดตามความรู้ใหม่ ๆ ในสาชาอาชีพของตนหรือที่เกี่ยวข้อง</w:t>
            </w:r>
          </w:p>
          <w:p w:rsidR="009C3F09" w:rsidRDefault="009C3F09" w:rsidP="009C3F09">
            <w:pPr>
              <w:pStyle w:val="11"/>
              <w:numPr>
                <w:ilvl w:val="0"/>
                <w:numId w:val="21"/>
              </w:numPr>
              <w:spacing w:before="0" w:after="0"/>
            </w:pPr>
            <w:r>
              <w:rPr>
                <w:rFonts w:hint="cs"/>
                <w:cs/>
              </w:rPr>
              <w:t>ศึกษาหาความรู้ สนใจเทคโนโลยีและองค์ความรู้ใหม่ ๆ ในสาขาอาชีพของตน</w:t>
            </w:r>
          </w:p>
          <w:p w:rsidR="009C3F09" w:rsidRDefault="009C3F09" w:rsidP="009C3F09">
            <w:pPr>
              <w:pStyle w:val="11"/>
              <w:numPr>
                <w:ilvl w:val="0"/>
                <w:numId w:val="21"/>
              </w:numPr>
              <w:spacing w:before="0" w:after="0"/>
            </w:pPr>
            <w:r>
              <w:rPr>
                <w:rFonts w:hint="cs"/>
                <w:cs/>
              </w:rPr>
              <w:t>พัฒนาความรู้ความสามารถของตนให้ดียิ่งขึ้น</w:t>
            </w:r>
          </w:p>
          <w:p w:rsidR="009C3F09" w:rsidRDefault="009C3F09" w:rsidP="009C3F09">
            <w:pPr>
              <w:pStyle w:val="11"/>
              <w:numPr>
                <w:ilvl w:val="0"/>
                <w:numId w:val="21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ติดตามเทคโนโลยี และความรู้ใหม่ ๆ อยู่เสมอด้วยการสืบค้นข้อมูลจากแหล่งต่าง ๆ ที่จะเป็นประโยชน์ต่อการปฏิบัติราชการ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lastRenderedPageBreak/>
              <w:t>ระดับที่ 2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1 และมีความรู้ในวิชาการ และเทคโนโลยีใหม่ ในสาชาอาชีพของตน</w:t>
            </w:r>
          </w:p>
          <w:p w:rsidR="009C3F09" w:rsidRDefault="009C3F09" w:rsidP="009C3F09">
            <w:pPr>
              <w:pStyle w:val="11"/>
              <w:numPr>
                <w:ilvl w:val="0"/>
                <w:numId w:val="22"/>
              </w:numPr>
              <w:spacing w:before="0" w:after="0"/>
            </w:pPr>
            <w:r>
              <w:rPr>
                <w:rFonts w:hint="cs"/>
                <w:cs/>
              </w:rPr>
              <w:t>รอบรู้ในเทคโนโลยีหรือองค์ความรู้ใหม่ ๆ สาขาอาชีพของตนหรือที่เกี่ยวข้อง ซึ่งอาจมีผลกระทบต่อการปฏิบัติหน้าที่ราชการของตน</w:t>
            </w:r>
          </w:p>
          <w:p w:rsidR="009C3F09" w:rsidRDefault="009C3F09" w:rsidP="009C3F09">
            <w:pPr>
              <w:pStyle w:val="11"/>
              <w:numPr>
                <w:ilvl w:val="0"/>
                <w:numId w:val="22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รับรู้ถึงแนวโน้มวิทยาการที่ทันสมัย และเกี่ยวข้องกับงานของตนอย่างต่อเนื่อง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3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2 และสามารถนำความรู้ วิทยาการ หรือเทคโนโลยีใหม่ ๆ มาปรับใช้กับการปฏิบัติหน้าที่ราชการ</w:t>
            </w:r>
          </w:p>
          <w:p w:rsidR="009C3F09" w:rsidRDefault="009C3F09" w:rsidP="009C3F09">
            <w:pPr>
              <w:pStyle w:val="11"/>
              <w:numPr>
                <w:ilvl w:val="0"/>
                <w:numId w:val="23"/>
              </w:numPr>
              <w:spacing w:before="0" w:after="0"/>
            </w:pPr>
            <w:r>
              <w:rPr>
                <w:rFonts w:hint="cs"/>
                <w:cs/>
              </w:rPr>
              <w:t>สามารถนำวิชาการ ความรู้ หรือเทคโนโลยีใหม่ ๆ มาประยุกต์ใช้ในการปฏิบัติหน้าที่ราชการได้</w:t>
            </w:r>
          </w:p>
          <w:p w:rsidR="009C3F09" w:rsidRDefault="009C3F09" w:rsidP="009C3F09">
            <w:pPr>
              <w:pStyle w:val="11"/>
              <w:numPr>
                <w:ilvl w:val="0"/>
                <w:numId w:val="23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สามารถแก้ไขปัญหาที่อาจเกิดจากการนำเทคโนโลยีใหม่มาใช้ในการปฏิบัติหน้าที่ราชการได้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4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3 และศึกษา พัฒนาตนเองให้มีความรู้ และความเชี่ยวชาญในงานมากขึ้น ทั้งในเชิงลึก และเชิงกว้างอย่างต่อเนื่อง</w:t>
            </w:r>
          </w:p>
          <w:p w:rsidR="009C3F09" w:rsidRDefault="009C3F09" w:rsidP="009C3F09">
            <w:pPr>
              <w:pStyle w:val="11"/>
              <w:numPr>
                <w:ilvl w:val="0"/>
                <w:numId w:val="24"/>
              </w:numPr>
              <w:spacing w:before="0" w:after="0"/>
            </w:pPr>
            <w:r>
              <w:rPr>
                <w:rFonts w:hint="cs"/>
                <w:cs/>
              </w:rPr>
              <w:t>มีความรู้ความเชี่ยวชาญในเรื่องที่มีลักษณะ</w:t>
            </w:r>
            <w:proofErr w:type="spellStart"/>
            <w:r>
              <w:rPr>
                <w:rFonts w:hint="cs"/>
                <w:cs/>
              </w:rPr>
              <w:t>เป็นสห</w:t>
            </w:r>
            <w:proofErr w:type="spellEnd"/>
            <w:r>
              <w:rPr>
                <w:rFonts w:hint="cs"/>
                <w:cs/>
              </w:rPr>
              <w:t>วิทยาการ และสามารถนความรู้ไปปรับใช้ได้อย่างกว้างขวาง</w:t>
            </w:r>
          </w:p>
          <w:p w:rsidR="009C3F09" w:rsidRDefault="009C3F09" w:rsidP="009C3F09">
            <w:pPr>
              <w:pStyle w:val="11"/>
              <w:numPr>
                <w:ilvl w:val="0"/>
                <w:numId w:val="24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สามารถนำความรู่เชิง</w:t>
            </w:r>
            <w:proofErr w:type="spellStart"/>
            <w:r>
              <w:rPr>
                <w:rFonts w:hint="cs"/>
                <w:cs/>
              </w:rPr>
              <w:t>บูรณา</w:t>
            </w:r>
            <w:proofErr w:type="spellEnd"/>
            <w:r>
              <w:rPr>
                <w:rFonts w:hint="cs"/>
                <w:cs/>
              </w:rPr>
              <w:t>การของตนไปใช้ในการสร้างวิสัยทัศน์ เพื่อการปฏิบัติงานในอนาคต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 5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4 และสนับสนุนการทำงานของคนในสถาบันอุดมศึกษาที่เน้นความเชี่ยวชาญในวิทยาการด้านต่าง ๆ</w:t>
            </w:r>
          </w:p>
          <w:p w:rsidR="009C3F09" w:rsidRDefault="009C3F09" w:rsidP="009C3F09">
            <w:pPr>
              <w:pStyle w:val="11"/>
              <w:numPr>
                <w:ilvl w:val="0"/>
                <w:numId w:val="25"/>
              </w:numPr>
              <w:spacing w:before="0" w:after="0"/>
            </w:pPr>
            <w:r>
              <w:rPr>
                <w:rFonts w:hint="cs"/>
                <w:cs/>
              </w:rPr>
              <w:t>สนับสนุนให้เกิดบรรยากาศแห่งการพัฒนาความเชี่ยวชาญในองค์กรด้วยการจัดสรรทรัพยากรเครื่องมือ อุปกรณ์ที่เอื้อต่อการพัฒนา</w:t>
            </w:r>
          </w:p>
          <w:p w:rsidR="009C3F09" w:rsidRDefault="009C3F09" w:rsidP="009C3F09">
            <w:pPr>
              <w:pStyle w:val="11"/>
              <w:numPr>
                <w:ilvl w:val="0"/>
                <w:numId w:val="25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บริหารจัดการให้สถาบันอุดมศึกษานำเทคโนโลยี ความรู้ หรือวิทยาการใหม่ มาใช้ในการปฏิบัติหน้าที่ราชการในงานอย่างต่อเนื่อง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u w:val="single"/>
                <w:cs/>
              </w:rPr>
            </w:pPr>
            <w:r w:rsidRPr="0004264F">
              <w:rPr>
                <w:rFonts w:hint="cs"/>
                <w:u w:val="single"/>
                <w:cs/>
              </w:rPr>
              <w:t xml:space="preserve">การยึดมั่นในความถูกต้องชอบธรรม และจริยธรรม </w:t>
            </w:r>
            <w:r w:rsidRPr="0004264F">
              <w:rPr>
                <w:u w:val="single"/>
              </w:rPr>
              <w:t>(Integrity)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การดำรงตนและประพฤติปฏิบัติอย่างถูกต้องเหมาะสมทั้งตามกฎหมาย คุณธรรม จรรยาบรรณแห่งวิชาชีพ และจรรยาข้าราชการ พนักงานเพื่อรักษาศักดิ์ศรีแห่งความเป็นข้าราชการ พนักงาน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0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ไม่แสดงสมรรถนะด้านนี้ หรือแสดงอย่างไม่ชัดเจน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1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มีความสุจริต</w:t>
            </w:r>
          </w:p>
          <w:p w:rsidR="009C3F09" w:rsidRDefault="009C3F09" w:rsidP="009C3F09">
            <w:pPr>
              <w:pStyle w:val="11"/>
              <w:numPr>
                <w:ilvl w:val="0"/>
                <w:numId w:val="26"/>
              </w:numPr>
              <w:spacing w:before="0" w:after="0"/>
            </w:pPr>
            <w:r>
              <w:rPr>
                <w:rFonts w:hint="cs"/>
                <w:cs/>
              </w:rPr>
              <w:t>ปฏิบัติหน้าที่ความสุจริต ไม่เลือกปฏิบัติ ถูกต้องตามกฎหมาย และวินัยข้าราชการ พนักงาน</w:t>
            </w:r>
          </w:p>
          <w:p w:rsidR="009C3F09" w:rsidRDefault="009C3F09" w:rsidP="009C3F09">
            <w:pPr>
              <w:pStyle w:val="11"/>
              <w:numPr>
                <w:ilvl w:val="0"/>
                <w:numId w:val="26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แสดงความคิดเห็นตามหลักวิชาชีพอย่างสุจริต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2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1 และมีสัจจะเชื่อถือได้</w:t>
            </w:r>
          </w:p>
          <w:p w:rsidR="009C3F09" w:rsidRDefault="009C3F09" w:rsidP="009C3F09">
            <w:pPr>
              <w:pStyle w:val="11"/>
              <w:numPr>
                <w:ilvl w:val="0"/>
                <w:numId w:val="27"/>
              </w:numPr>
              <w:spacing w:before="0" w:after="0"/>
            </w:pPr>
            <w:r>
              <w:rPr>
                <w:rFonts w:hint="cs"/>
                <w:cs/>
              </w:rPr>
              <w:t>รักษาคำพูด มีสัจจะ และเชื่อถือได้</w:t>
            </w:r>
          </w:p>
          <w:p w:rsidR="009C3F09" w:rsidRDefault="009C3F09" w:rsidP="009C3F09">
            <w:pPr>
              <w:pStyle w:val="11"/>
              <w:numPr>
                <w:ilvl w:val="0"/>
                <w:numId w:val="27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แสดงให้ปรากฏถึงความมีจิตสำนึกในความเป็นข้าราชการ พนักงาน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3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2 และยึดมั่นในหลักการ</w:t>
            </w:r>
          </w:p>
          <w:p w:rsidR="009C3F09" w:rsidRDefault="009C3F09" w:rsidP="009C3F09">
            <w:pPr>
              <w:pStyle w:val="11"/>
              <w:numPr>
                <w:ilvl w:val="0"/>
                <w:numId w:val="28"/>
              </w:numPr>
              <w:spacing w:before="0" w:after="0"/>
            </w:pPr>
            <w:r>
              <w:rPr>
                <w:rFonts w:hint="cs"/>
                <w:cs/>
              </w:rPr>
              <w:lastRenderedPageBreak/>
              <w:t>ยึดมั่นในหลักการ จรรยาบรรณแห่งวิชาชีพ และจรรยาข้าราชการ พนักงาน ไม่เบี่ยงเบนด้วยอคติหรือผลประโยชน์ กล้ารับผิด และรับผิดชอบ</w:t>
            </w:r>
          </w:p>
          <w:p w:rsidR="009C3F09" w:rsidRDefault="009C3F09" w:rsidP="009C3F09">
            <w:pPr>
              <w:pStyle w:val="11"/>
              <w:numPr>
                <w:ilvl w:val="0"/>
                <w:numId w:val="28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เสียสละความสุขส่วนตน เพื่อให้เกิดประโยชน์แก่ทางราชการ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lastRenderedPageBreak/>
              <w:t>ระดับที่ 4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 xml:space="preserve">แสดงสมรรถนะระดับที่ 3 และยืนหยัดเพื่อความถูกต้อง </w:t>
            </w:r>
          </w:p>
          <w:p w:rsidR="009C3F09" w:rsidRDefault="009C3F09" w:rsidP="009C3F09">
            <w:pPr>
              <w:pStyle w:val="11"/>
              <w:numPr>
                <w:ilvl w:val="0"/>
                <w:numId w:val="29"/>
              </w:numPr>
              <w:spacing w:before="0" w:after="0"/>
            </w:pPr>
            <w:r>
              <w:rPr>
                <w:rFonts w:hint="cs"/>
                <w:cs/>
              </w:rPr>
              <w:t>ยืนหยัดเพื่อความถูกต้องโดยมุ่งพิทักษ์ผลประโยชน์ของทางราชการแม้ตกอยู่ในสถานการณ์ที่อาจยากลำบาก</w:t>
            </w:r>
          </w:p>
          <w:p w:rsidR="009C3F09" w:rsidRDefault="009C3F09" w:rsidP="009C3F09">
            <w:pPr>
              <w:pStyle w:val="11"/>
              <w:numPr>
                <w:ilvl w:val="0"/>
                <w:numId w:val="29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กล้าตัดสินใจ ปฏิบัติหน้าที่ราชการด้วยความถูกต้อง เป็นธรรม แม้อาจก่อความไม่พึงพอใจให้แก่ผู้เสียประโยชน์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5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4 และอุทิศตนเพื่อความยุติธรรม</w:t>
            </w:r>
          </w:p>
          <w:p w:rsidR="009C3F09" w:rsidRDefault="009C3F09" w:rsidP="009C3F09">
            <w:pPr>
              <w:pStyle w:val="11"/>
              <w:numPr>
                <w:ilvl w:val="0"/>
                <w:numId w:val="35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ยืนหยัดพิทักษ์ผลประโยชน์และชื่อเสียงของประเทศชาติแม้ในสถานการณ์ที่อาจเสี่ยงต่อความมั่นคงในตำแหน่งหน้าที่การงาน หรืออาจเสี่ยงภัยต่อชีวิต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 w:rsidRPr="0004264F">
              <w:rPr>
                <w:rFonts w:hint="cs"/>
                <w:u w:val="single"/>
                <w:cs/>
              </w:rPr>
              <w:t>การทำงานเป็นทีม</w:t>
            </w:r>
          </w:p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u w:val="single"/>
                <w:cs/>
              </w:rPr>
            </w:pPr>
            <w:r w:rsidRPr="0004264F">
              <w:rPr>
                <w:u w:val="single"/>
              </w:rPr>
              <w:t>(Teamwork)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ความตั้งใจที่จะทำงานร่วมกับผู้อื่น เป็นส่วนหนึ่งของทีม หน่วยงาน หรือสถาบันอุดมศึกษา โดยผู้ปฏิบัติมีฐานะเป็นสมาชิก ไม่จำเป็นต้องมีฐานะหัวหน้าทีม รวมทั้งความสามารถในการสร้างและรักษาสัมพันธภาพกับสมาชิกในทีม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0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ไม่แสดงสมรรถนะด้านนี้ หรือแสดงอย่างไม่ชัดเจน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1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ทำหน้าที่ของตนในทีมให้สำเร็จ</w:t>
            </w:r>
          </w:p>
          <w:p w:rsidR="009C3F09" w:rsidRDefault="009C3F09" w:rsidP="009C3F09">
            <w:pPr>
              <w:pStyle w:val="11"/>
              <w:numPr>
                <w:ilvl w:val="0"/>
                <w:numId w:val="30"/>
              </w:numPr>
              <w:spacing w:before="0" w:after="0"/>
            </w:pPr>
            <w:r>
              <w:rPr>
                <w:rFonts w:hint="cs"/>
                <w:cs/>
              </w:rPr>
              <w:t>สนับสนุนการตัดสินใจของทีม และทำงานในส่วนที่ตนได้รับมอบหมาย</w:t>
            </w:r>
          </w:p>
          <w:p w:rsidR="009C3F09" w:rsidRDefault="009C3F09" w:rsidP="009C3F09">
            <w:pPr>
              <w:pStyle w:val="11"/>
              <w:numPr>
                <w:ilvl w:val="0"/>
                <w:numId w:val="30"/>
              </w:numPr>
              <w:spacing w:before="0" w:after="0"/>
            </w:pPr>
            <w:r>
              <w:rPr>
                <w:rFonts w:hint="cs"/>
                <w:cs/>
              </w:rPr>
              <w:t>รายงานให้สมาชิกทราบความคืบหน้าของการดำเนินงานของตนในทีม</w:t>
            </w:r>
          </w:p>
          <w:p w:rsidR="009C3F09" w:rsidRDefault="009C3F09" w:rsidP="009C3F09">
            <w:pPr>
              <w:pStyle w:val="11"/>
              <w:numPr>
                <w:ilvl w:val="0"/>
                <w:numId w:val="30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ให้ข้อมูล ที่เป็นประโยชน์ต่อการทำงานของทีม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2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1 และให้ความร่วมมือในการทำงานกับเพื่อนร่วมงาน</w:t>
            </w:r>
          </w:p>
          <w:p w:rsidR="009C3F09" w:rsidRDefault="009C3F09" w:rsidP="009C3F09">
            <w:pPr>
              <w:pStyle w:val="11"/>
              <w:numPr>
                <w:ilvl w:val="0"/>
                <w:numId w:val="31"/>
              </w:numPr>
              <w:spacing w:before="0" w:after="0"/>
            </w:pPr>
            <w:r>
              <w:rPr>
                <w:rFonts w:hint="cs"/>
                <w:cs/>
              </w:rPr>
              <w:t>สร้างสัมพันธ์ เข้ากับผู้อื่นในกลุ่มได้ดี</w:t>
            </w:r>
          </w:p>
          <w:p w:rsidR="009C3F09" w:rsidRDefault="009C3F09" w:rsidP="009C3F09">
            <w:pPr>
              <w:pStyle w:val="11"/>
              <w:numPr>
                <w:ilvl w:val="0"/>
                <w:numId w:val="31"/>
              </w:numPr>
              <w:spacing w:before="0" w:after="0"/>
            </w:pPr>
            <w:r>
              <w:rPr>
                <w:rFonts w:hint="cs"/>
                <w:cs/>
              </w:rPr>
              <w:t>ให้ความร่วมมือกับผู้อื่นในทีมด้วยดี</w:t>
            </w:r>
          </w:p>
          <w:p w:rsidR="009C3F09" w:rsidRDefault="009C3F09" w:rsidP="009C3F09">
            <w:pPr>
              <w:pStyle w:val="11"/>
              <w:numPr>
                <w:ilvl w:val="0"/>
                <w:numId w:val="31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กล่าวถึงเพื่อนร่วมงานในเชิงสร้างสรรค์และแสดงความเชื่อมั่นในศักยภาพของเพื่อนร่วมทีมทั้งต่อหน้าและลับหลัง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3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2 และประสานความร่วมมือของสมาชิกในทีม</w:t>
            </w:r>
          </w:p>
          <w:p w:rsidR="009C3F09" w:rsidRDefault="009C3F09" w:rsidP="009C3F09">
            <w:pPr>
              <w:pStyle w:val="11"/>
              <w:numPr>
                <w:ilvl w:val="0"/>
                <w:numId w:val="32"/>
              </w:numPr>
              <w:spacing w:before="0" w:after="0"/>
            </w:pPr>
            <w:r>
              <w:rPr>
                <w:rFonts w:hint="cs"/>
                <w:cs/>
              </w:rPr>
              <w:t>รับฟังความเห็นของสมาชิกในทีม และเต็มใจเรียนรู้จากผู้อื่น</w:t>
            </w:r>
          </w:p>
          <w:p w:rsidR="009C3F09" w:rsidRDefault="009C3F09" w:rsidP="009C3F09">
            <w:pPr>
              <w:pStyle w:val="11"/>
              <w:numPr>
                <w:ilvl w:val="0"/>
                <w:numId w:val="32"/>
              </w:numPr>
              <w:spacing w:before="0" w:after="0"/>
            </w:pPr>
            <w:r>
              <w:rPr>
                <w:rFonts w:hint="cs"/>
                <w:cs/>
              </w:rPr>
              <w:t>ตัดสินใจหรือวางแผนงานร่วมกันในทีมจากความคิดเห็นของเพื่อนร่วมทีม</w:t>
            </w:r>
          </w:p>
          <w:p w:rsidR="009C3F09" w:rsidRDefault="009C3F09" w:rsidP="009C3F09">
            <w:pPr>
              <w:pStyle w:val="11"/>
              <w:numPr>
                <w:ilvl w:val="0"/>
                <w:numId w:val="32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ประสานและส่งเสริมสัมพันธภาพอันดีในทีม เพื่อสนับสนุนการทำงานร่วมกันให้มีประสิทธิภาพยิ่งขึ้น</w:t>
            </w:r>
          </w:p>
        </w:tc>
      </w:tr>
      <w:tr w:rsidR="009C3F09" w:rsidTr="009C3F09">
        <w:tc>
          <w:tcPr>
            <w:tcW w:w="2660" w:type="dxa"/>
          </w:tcPr>
          <w:p w:rsidR="009C3F09" w:rsidRPr="0004264F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04264F">
              <w:rPr>
                <w:rFonts w:hint="cs"/>
                <w:cs/>
              </w:rPr>
              <w:t>ระดับที่ 4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3 และสนับสนุน ช่วยเหลือเพื่อนร่วมทีม เพื่อให้งานประสบความสำเร็จ</w:t>
            </w:r>
          </w:p>
          <w:p w:rsidR="009C3F09" w:rsidRDefault="009C3F09" w:rsidP="009C3F09">
            <w:pPr>
              <w:pStyle w:val="11"/>
              <w:numPr>
                <w:ilvl w:val="0"/>
                <w:numId w:val="33"/>
              </w:numPr>
              <w:spacing w:before="0" w:after="0"/>
            </w:pPr>
            <w:r>
              <w:rPr>
                <w:rFonts w:hint="cs"/>
                <w:cs/>
              </w:rPr>
              <w:lastRenderedPageBreak/>
              <w:t>ยกย่องและให้กำลังเพื่อนร่วมทีมอย่างจริงใจ</w:t>
            </w:r>
          </w:p>
          <w:p w:rsidR="009C3F09" w:rsidRDefault="009C3F09" w:rsidP="009C3F09">
            <w:pPr>
              <w:pStyle w:val="11"/>
              <w:numPr>
                <w:ilvl w:val="0"/>
                <w:numId w:val="33"/>
              </w:numPr>
              <w:spacing w:before="0" w:after="0"/>
            </w:pPr>
            <w:r>
              <w:rPr>
                <w:rFonts w:hint="cs"/>
                <w:cs/>
              </w:rPr>
              <w:t>ให้ความช่วยเหลือเกื้อกูลแก่เพื่อนร่วมทีม แม้ไม่มีการร้องขอ</w:t>
            </w:r>
          </w:p>
          <w:p w:rsidR="009C3F09" w:rsidRDefault="009C3F09" w:rsidP="009C3F09">
            <w:pPr>
              <w:pStyle w:val="11"/>
              <w:numPr>
                <w:ilvl w:val="0"/>
                <w:numId w:val="33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รักษามิตรภาพอันดีกับเพื่อนร่วมทีม เพื่อช่วยเหลือกันในวาระต่าง ๆ ให้งานสำเร็จ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lastRenderedPageBreak/>
              <w:t>ระดับที่ 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</w:pPr>
            <w:r w:rsidRPr="00E65C77">
              <w:rPr>
                <w:rFonts w:hint="cs"/>
                <w:cs/>
              </w:rPr>
              <w:t>แสดงสมรรถนะระดับที่ 4 และสามารถนำทีมให้ปฏิบัติภารกิจให้ได้ผลสำเร็จ</w:t>
            </w:r>
          </w:p>
          <w:p w:rsidR="009C3F09" w:rsidRPr="00E65C77" w:rsidRDefault="009C3F09" w:rsidP="009C3F09">
            <w:pPr>
              <w:pStyle w:val="11"/>
              <w:numPr>
                <w:ilvl w:val="0"/>
                <w:numId w:val="34"/>
              </w:numPr>
              <w:spacing w:before="0" w:after="0"/>
            </w:pPr>
            <w:r w:rsidRPr="00E65C77">
              <w:rPr>
                <w:rFonts w:hint="cs"/>
                <w:cs/>
              </w:rPr>
              <w:t>เสริมสร้างความสามัคคีในทีม โดยไม่คำนึงความชอบหรือไม่ชอบส่วนตน</w:t>
            </w:r>
          </w:p>
          <w:p w:rsidR="009C3F09" w:rsidRPr="00E65C77" w:rsidRDefault="009C3F09" w:rsidP="009C3F09">
            <w:pPr>
              <w:pStyle w:val="11"/>
              <w:numPr>
                <w:ilvl w:val="0"/>
                <w:numId w:val="34"/>
              </w:numPr>
              <w:spacing w:before="0" w:after="0"/>
            </w:pPr>
            <w:r w:rsidRPr="00E65C77">
              <w:rPr>
                <w:rFonts w:hint="cs"/>
                <w:cs/>
              </w:rPr>
              <w:t>คลี่คลาย หรือแก้ไขข้อขัดแย้งที่เกิดขึ้นในทีม</w:t>
            </w:r>
          </w:p>
          <w:p w:rsidR="009C3F09" w:rsidRPr="00E65C77" w:rsidRDefault="009C3F09" w:rsidP="009C3F09">
            <w:pPr>
              <w:pStyle w:val="11"/>
              <w:numPr>
                <w:ilvl w:val="0"/>
                <w:numId w:val="34"/>
              </w:numPr>
              <w:spacing w:before="0" w:after="0"/>
              <w:rPr>
                <w:cs/>
              </w:rPr>
            </w:pPr>
            <w:r w:rsidRPr="00E65C77">
              <w:rPr>
                <w:rFonts w:hint="cs"/>
                <w:cs/>
              </w:rPr>
              <w:t>ประสานสัมพันธ์ สร้างขวัญกำลังใจของทีมเพื่อปฏิบัติภารกิจของสถาบันอุดมศึกษาให้บรรลุผล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 w:rsidRPr="00E65C77">
              <w:rPr>
                <w:rFonts w:hint="cs"/>
                <w:u w:val="single"/>
                <w:cs/>
              </w:rPr>
              <w:t>การคิดวิเคราะห์</w:t>
            </w:r>
          </w:p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u w:val="single"/>
                <w:cs/>
              </w:rPr>
            </w:pPr>
            <w:r w:rsidRPr="00E65C77">
              <w:rPr>
                <w:u w:val="single"/>
              </w:rPr>
              <w:t>(Analytical Thinking)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การทำความเข้าใจและวิเคราะห์สถานการณ์ ประเด็น ปัญหา แนวคิดโดยการแยกแยะประเด็นออกเป็นส่วนย่อย ๆ หรือทีละขั้นตอน รวมถึงการจัดหมวดหมู่อย่างเป็นระบบระเบียบ เปรียบเทียบแง่มุมต่าง ๆ สามารถลำดับความสำคัญช่วงเวลา เหตุและผลที่มาที่ไปของกรณีต่าง ๆ ได้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ระดับที่ 0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ไม่แสดงสมรรถนะด้านนี้ หรือแสดงอย่างไม่ชัดเจน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แยกแยะประเด็นปัญหา หรืองานออกเป็นส่วนย่อย ๆ</w:t>
            </w:r>
          </w:p>
          <w:p w:rsidR="009C3F09" w:rsidRDefault="009C3F09" w:rsidP="009C3F09">
            <w:pPr>
              <w:pStyle w:val="11"/>
              <w:numPr>
                <w:ilvl w:val="0"/>
                <w:numId w:val="36"/>
              </w:numPr>
              <w:spacing w:before="0" w:after="0"/>
            </w:pPr>
            <w:r>
              <w:rPr>
                <w:rFonts w:hint="cs"/>
                <w:cs/>
              </w:rPr>
              <w:t>แยกแยะปัญหาออกเป็นรายการอย่างง่าย ๆ ได้โดยไม่เรียงลำดับความสำคัญ</w:t>
            </w:r>
          </w:p>
          <w:p w:rsidR="009C3F09" w:rsidRDefault="009C3F09" w:rsidP="009C3F09">
            <w:pPr>
              <w:pStyle w:val="11"/>
              <w:numPr>
                <w:ilvl w:val="0"/>
                <w:numId w:val="36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วางแผนงานโดยแตกประเด็นปัญหาออกเป็นส่วน ๆ หรือเป็นกิจกรรมต่าง ๆ ได้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1 และเข้าใจความสัมพันธ์ขั้นพื้นฐานของปัญหาหรืองาน</w:t>
            </w:r>
          </w:p>
          <w:p w:rsidR="009C3F09" w:rsidRDefault="009C3F09" w:rsidP="009C3F09">
            <w:pPr>
              <w:pStyle w:val="11"/>
              <w:numPr>
                <w:ilvl w:val="0"/>
                <w:numId w:val="37"/>
              </w:numPr>
              <w:spacing w:before="0" w:after="0"/>
            </w:pPr>
            <w:r>
              <w:rPr>
                <w:rFonts w:hint="cs"/>
                <w:cs/>
              </w:rPr>
              <w:t>ระบุเหตุและผล ในแต่ละสถานการณ์ต่าง ๆ ได้</w:t>
            </w:r>
          </w:p>
          <w:p w:rsidR="009C3F09" w:rsidRDefault="009C3F09" w:rsidP="009C3F09">
            <w:pPr>
              <w:pStyle w:val="11"/>
              <w:numPr>
                <w:ilvl w:val="0"/>
                <w:numId w:val="37"/>
              </w:numPr>
              <w:spacing w:before="0" w:after="0"/>
            </w:pPr>
            <w:r>
              <w:rPr>
                <w:rFonts w:hint="cs"/>
                <w:cs/>
              </w:rPr>
              <w:t>ระบุข้อดีข้อเสียของประเด็นต่าง ๆ ได้</w:t>
            </w:r>
          </w:p>
          <w:p w:rsidR="009C3F09" w:rsidRDefault="009C3F09" w:rsidP="009C3F09">
            <w:pPr>
              <w:pStyle w:val="11"/>
              <w:numPr>
                <w:ilvl w:val="0"/>
                <w:numId w:val="37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วางแผนงานโดยจัดเรียงงาน หรือกิจกรรมต่าง ๆ ตามลำดับความสำคัญหรือความเร่งด่วนได้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3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2 และเข้าใจความสัมพันธ์ที่ซับซ้อน ของปัญหาหรืองาน</w:t>
            </w:r>
          </w:p>
          <w:p w:rsidR="009C3F09" w:rsidRDefault="009C3F09" w:rsidP="009C3F09">
            <w:pPr>
              <w:pStyle w:val="11"/>
              <w:numPr>
                <w:ilvl w:val="0"/>
                <w:numId w:val="38"/>
              </w:numPr>
              <w:spacing w:before="0" w:after="0"/>
            </w:pPr>
            <w:r>
              <w:rPr>
                <w:rFonts w:hint="cs"/>
                <w:cs/>
              </w:rPr>
              <w:t>เชื่อมโยงเหตุปัจจัยที่ซับซ้อนของแต่ละสถานการณ์ หรือเหตุการณ์</w:t>
            </w:r>
          </w:p>
          <w:p w:rsidR="009C3F09" w:rsidRDefault="009C3F09" w:rsidP="009C3F09">
            <w:pPr>
              <w:pStyle w:val="11"/>
              <w:numPr>
                <w:ilvl w:val="0"/>
                <w:numId w:val="38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วางแผนงานโดยกำหนดกิจกรรม ขั้นตอนการดำเนินงานต่าง ๆ ที่มีผู้เกี่ยวข้องหลายฝ่ายได้อย่างมีประสิทธิภาพ และสามารถคาดการณ์เกี่ยวกับปัญหา หรืออุปสรรคที่อาจเกิดขึ้นได้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4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3 และสามารถวิเคราะห์ หรือวางแผนที่ซับซ้อนได้</w:t>
            </w:r>
          </w:p>
          <w:p w:rsidR="009C3F09" w:rsidRDefault="009C3F09" w:rsidP="009C3F09">
            <w:pPr>
              <w:pStyle w:val="11"/>
              <w:numPr>
                <w:ilvl w:val="0"/>
                <w:numId w:val="39"/>
              </w:numPr>
              <w:spacing w:before="0" w:after="0"/>
            </w:pPr>
            <w:r>
              <w:rPr>
                <w:rFonts w:hint="cs"/>
                <w:cs/>
              </w:rPr>
              <w:t>เข้าใจประเด็นปัญหาในระดับที่สามารถแยกแยะเหตุปัจจัยเชื่อมโยงซับซ้อนในรายละเอียดและสามารถวิเคราะห์ความสัมพันธ์ของปัญหากับสถานการณ์</w:t>
            </w:r>
          </w:p>
          <w:p w:rsidR="009C3F09" w:rsidRDefault="009C3F09" w:rsidP="00720827">
            <w:pPr>
              <w:pStyle w:val="11"/>
              <w:spacing w:before="0" w:after="0"/>
              <w:ind w:left="720" w:firstLine="0"/>
            </w:pPr>
            <w:r>
              <w:rPr>
                <w:rFonts w:hint="cs"/>
                <w:cs/>
              </w:rPr>
              <w:t>หนึ่ง ๆ ได้</w:t>
            </w:r>
          </w:p>
          <w:p w:rsidR="009C3F09" w:rsidRDefault="009C3F09" w:rsidP="009C3F09">
            <w:pPr>
              <w:pStyle w:val="11"/>
              <w:numPr>
                <w:ilvl w:val="0"/>
                <w:numId w:val="39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วางแผนที่ซับซ้อนโดยกำหนดกิจกรรม ขั้นตอนการดำเนินงานต่าง ๆ ที่มีหน่วยงานหรือผู้เกี่ยวข้องหลายฝ่าย ๆ รวมถึงคาดการณ์ปัญหา อุปสรรค และวางแนวทางการป้องกันแก้ไขไว้ล่วงหน้า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ระดับที่ 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4 และใช้เทคนิค และรูปแบบต่าง ๆ ในการกำหนดแผนงานหรือขั้นตอนการทำงาน เพื่อเตรียมทางเลือกสำหรับการป้องกัน หรือแก้ไขปัญหาที่เกิดขึ้น</w:t>
            </w:r>
          </w:p>
          <w:p w:rsidR="009C3F09" w:rsidRDefault="009C3F09" w:rsidP="009C3F09">
            <w:pPr>
              <w:pStyle w:val="11"/>
              <w:numPr>
                <w:ilvl w:val="0"/>
                <w:numId w:val="39"/>
              </w:numPr>
              <w:spacing w:before="0" w:after="0"/>
            </w:pPr>
            <w:r>
              <w:rPr>
                <w:rFonts w:hint="cs"/>
                <w:cs/>
              </w:rPr>
              <w:t>ใช้เทคนิคการวิเคราะห์ที่เหมาะสมในการแยกแยะประเด็นปัญหาที่ซับซ้อนเป็นส่วน ๆ</w:t>
            </w:r>
          </w:p>
          <w:p w:rsidR="009C3F09" w:rsidRDefault="009C3F09" w:rsidP="009C3F09">
            <w:pPr>
              <w:pStyle w:val="11"/>
              <w:numPr>
                <w:ilvl w:val="0"/>
                <w:numId w:val="39"/>
              </w:numPr>
              <w:spacing w:before="0" w:after="0"/>
            </w:pPr>
            <w:r>
              <w:rPr>
                <w:rFonts w:hint="cs"/>
                <w:cs/>
              </w:rPr>
              <w:t>ใช้เทคนิคการวิเคราะห์หลากหลายรูปแบบเพื่อหาทางเลือก ในการแก้ปัญหารวมถึงพิจารณาข้อดีข้อเสียของทางเลือกแต่ละทาง</w:t>
            </w:r>
          </w:p>
          <w:p w:rsidR="009C3F09" w:rsidRDefault="009C3F09" w:rsidP="009C3F09">
            <w:pPr>
              <w:pStyle w:val="11"/>
              <w:numPr>
                <w:ilvl w:val="0"/>
                <w:numId w:val="39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วางแผนงานที่ซับซ้อนโดยกำหนดกิจกรรม ขั้นตอนการดำเนินงานต่าง ๆ ที่มีหน่วยงานหรือผู้เกี่ยวข้องหลายฝ่าย คาดการณ์ปัญหา อุปสรรค แนวทางการป้องกันแก้ไข รวมทั้งเสนอแนะทางเลือกและข้อดีข้อเสียไว้ให้</w:t>
            </w:r>
          </w:p>
        </w:tc>
      </w:tr>
      <w:tr w:rsidR="009C3F09" w:rsidRPr="00E65C77" w:rsidTr="009C3F09">
        <w:tc>
          <w:tcPr>
            <w:tcW w:w="2660" w:type="dxa"/>
          </w:tcPr>
          <w:p w:rsidR="009C3F09" w:rsidRPr="00B85C8C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 w:rsidRPr="00B85C8C">
              <w:rPr>
                <w:rFonts w:hint="cs"/>
                <w:u w:val="single"/>
                <w:cs/>
              </w:rPr>
              <w:t>การดำเนินการเชิงรุก</w:t>
            </w:r>
          </w:p>
          <w:p w:rsidR="009C3F09" w:rsidRPr="00B85C8C" w:rsidRDefault="009C3F09" w:rsidP="00720827">
            <w:pPr>
              <w:pStyle w:val="11"/>
              <w:spacing w:before="0" w:after="0"/>
              <w:ind w:firstLine="0"/>
              <w:rPr>
                <w:u w:val="single"/>
                <w:cs/>
              </w:rPr>
            </w:pPr>
            <w:r w:rsidRPr="00B85C8C">
              <w:rPr>
                <w:rFonts w:hint="cs"/>
                <w:u w:val="single"/>
                <w:cs/>
              </w:rPr>
              <w:t>(</w:t>
            </w:r>
            <w:proofErr w:type="spellStart"/>
            <w:r w:rsidRPr="00B85C8C">
              <w:rPr>
                <w:u w:val="single"/>
              </w:rPr>
              <w:t>Proactiveness</w:t>
            </w:r>
            <w:proofErr w:type="spellEnd"/>
            <w:r w:rsidRPr="00B85C8C">
              <w:rPr>
                <w:u w:val="single"/>
              </w:rPr>
              <w:t>)</w:t>
            </w:r>
          </w:p>
        </w:tc>
        <w:tc>
          <w:tcPr>
            <w:tcW w:w="6520" w:type="dxa"/>
          </w:tcPr>
          <w:p w:rsidR="009C3F09" w:rsidRPr="00B85C8C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การเล็งเห็นปัญหาหรือโอกาสพร้อมทั้งจัดการเชิงรุกกับปัญหานั้นโดยอาจไม่มีใครร้องขอ และอย่างไม่ย่อท้อ หรือใช้โอกาสนั้นให้เกิดประโยชน์ต่องานตลอดจนการคิดริเริ่มสร้างสรรค์ใหม่ ๆ เกี่ยวกับงานด้วย เพื่อแก้ปัญหา ป้องกันปัญหา หรือสร้างโอกาสด้วย</w:t>
            </w:r>
          </w:p>
        </w:tc>
      </w:tr>
      <w:tr w:rsidR="009C3F09" w:rsidRPr="00E65C77" w:rsidTr="009C3F09">
        <w:tc>
          <w:tcPr>
            <w:tcW w:w="2660" w:type="dxa"/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ระดับที่ 0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ไม่แสดงสมรรถนะด้านนี้ หรือแสดงอย่างไม่ชัดเจน</w:t>
            </w:r>
          </w:p>
        </w:tc>
      </w:tr>
      <w:tr w:rsidR="009C3F09" w:rsidRPr="00E65C77" w:rsidTr="009C3F09">
        <w:tc>
          <w:tcPr>
            <w:tcW w:w="2660" w:type="dxa"/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1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เห็นปัญหาหรือโอกาสระยะสั้นและลงมือดำเนินการ</w:t>
            </w:r>
          </w:p>
          <w:p w:rsidR="009C3F09" w:rsidRDefault="009C3F09" w:rsidP="009C3F09">
            <w:pPr>
              <w:pStyle w:val="11"/>
              <w:numPr>
                <w:ilvl w:val="0"/>
                <w:numId w:val="43"/>
              </w:numPr>
              <w:spacing w:before="0" w:after="0"/>
            </w:pPr>
            <w:r>
              <w:rPr>
                <w:rFonts w:hint="cs"/>
                <w:cs/>
              </w:rPr>
              <w:t>เล็งเห็นปัญหา อุปสรรค และหาวิธีแก้ไขโดยไม่รอช้า</w:t>
            </w:r>
          </w:p>
          <w:p w:rsidR="009C3F09" w:rsidRPr="00B85C8C" w:rsidRDefault="009C3F09" w:rsidP="009C3F09">
            <w:pPr>
              <w:pStyle w:val="11"/>
              <w:numPr>
                <w:ilvl w:val="0"/>
                <w:numId w:val="43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เล็งเห็นโอกาสและไม่รีรอที่จะนำโอกาสนั้นมาใช้ประโยชน์ในงาน</w:t>
            </w:r>
          </w:p>
        </w:tc>
      </w:tr>
      <w:tr w:rsidR="009C3F09" w:rsidRPr="00E65C77" w:rsidTr="009C3F09">
        <w:tc>
          <w:tcPr>
            <w:tcW w:w="2660" w:type="dxa"/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2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1 และจัดการปัญหาเฉพาะหน้าหรือเหตุวิกฤติ</w:t>
            </w:r>
          </w:p>
          <w:p w:rsidR="009C3F09" w:rsidRDefault="009C3F09" w:rsidP="009C3F09">
            <w:pPr>
              <w:pStyle w:val="11"/>
              <w:numPr>
                <w:ilvl w:val="0"/>
                <w:numId w:val="44"/>
              </w:numPr>
              <w:spacing w:before="0" w:after="0"/>
            </w:pPr>
            <w:r>
              <w:rPr>
                <w:rFonts w:hint="cs"/>
                <w:cs/>
              </w:rPr>
              <w:t>ลงมือทันทีเมื่อเกิดปัญหาเฉพาะหน้าหรือในเวลาวิกฤติ โดยอาจไม่มีใครร้องขอ และไม่ย่อท้อ</w:t>
            </w:r>
          </w:p>
          <w:p w:rsidR="009C3F09" w:rsidRPr="00B85C8C" w:rsidRDefault="009C3F09" w:rsidP="009C3F09">
            <w:pPr>
              <w:pStyle w:val="11"/>
              <w:numPr>
                <w:ilvl w:val="0"/>
                <w:numId w:val="44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แก้ไขปัญหาอย่างเร่งด่วน ในขณะที่คนส่วนใหญ่จะวิเคราะห์สถานการณ์และรอให้ปัญหาคลี่คลายไปเอง</w:t>
            </w:r>
          </w:p>
        </w:tc>
      </w:tr>
      <w:tr w:rsidR="009C3F09" w:rsidRPr="00E65C77" w:rsidTr="009C3F09">
        <w:tc>
          <w:tcPr>
            <w:tcW w:w="2660" w:type="dxa"/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3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2 และเตรียมการล่วงหน้า เพื่อสร้างโอกาส หรือหลีกเลี่ยงปัญหาระยะสั้น</w:t>
            </w:r>
          </w:p>
          <w:p w:rsidR="009C3F09" w:rsidRDefault="009C3F09" w:rsidP="009C3F09">
            <w:pPr>
              <w:pStyle w:val="11"/>
              <w:numPr>
                <w:ilvl w:val="0"/>
                <w:numId w:val="45"/>
              </w:numPr>
              <w:spacing w:before="0" w:after="0"/>
            </w:pPr>
            <w:r>
              <w:rPr>
                <w:rFonts w:hint="cs"/>
                <w:cs/>
              </w:rPr>
              <w:t>คาดการณ์และเตรียมการล่วงหน้าเพื่อสร้างโอกาส หรือหลีกเลี่ยงปัญหาที่อาจเกิดขึ้นได้ในระยะสั้น</w:t>
            </w:r>
          </w:p>
          <w:p w:rsidR="009C3F09" w:rsidRPr="00B85C8C" w:rsidRDefault="009C3F09" w:rsidP="009C3F09">
            <w:pPr>
              <w:pStyle w:val="11"/>
              <w:numPr>
                <w:ilvl w:val="0"/>
                <w:numId w:val="45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ทดลองใช้วิธีการที่แปลกใหม่ในการแก้ไขปัญหาหรือสร้างสรรค์สิ่งใหม่ให้เกิดขึ้นในวงราชการ</w:t>
            </w:r>
          </w:p>
        </w:tc>
      </w:tr>
      <w:tr w:rsidR="009C3F09" w:rsidRPr="00E65C77" w:rsidTr="009C3F09">
        <w:tc>
          <w:tcPr>
            <w:tcW w:w="2660" w:type="dxa"/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4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3 และเตรียมการล่วงหน้า เพ่อสร้างโอกาส หรือหลีกเลี่ยงปัญหาที่อาจเกิดขึ้นในระยะปานกลาง</w:t>
            </w:r>
          </w:p>
          <w:p w:rsidR="009C3F09" w:rsidRDefault="009C3F09" w:rsidP="009C3F09">
            <w:pPr>
              <w:pStyle w:val="11"/>
              <w:numPr>
                <w:ilvl w:val="0"/>
                <w:numId w:val="46"/>
              </w:numPr>
              <w:spacing w:before="0" w:after="0"/>
            </w:pPr>
            <w:r>
              <w:rPr>
                <w:rFonts w:hint="cs"/>
                <w:cs/>
              </w:rPr>
              <w:t>คาดการณ์และเตรียมการล่วงหน้าเพื่อสร้างโอกาส หรือหลีกเลี่ยงปัญหาที่อาจเกิดขึ้นได้ในระยะปานกลาง</w:t>
            </w:r>
          </w:p>
          <w:p w:rsidR="009C3F09" w:rsidRPr="00B85C8C" w:rsidRDefault="009C3F09" w:rsidP="009C3F09">
            <w:pPr>
              <w:pStyle w:val="11"/>
              <w:numPr>
                <w:ilvl w:val="0"/>
                <w:numId w:val="46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คิดนอกกรอบเพื่อหาวิธีการที่แปลกใหม่และสร้างสรรค์ในการแก้ไขปัญหาที่คาดว่าจะเกิดขึ้นในอนาคต</w:t>
            </w:r>
          </w:p>
        </w:tc>
      </w:tr>
      <w:tr w:rsidR="009C3F09" w:rsidRPr="00E65C77" w:rsidTr="009C3F09">
        <w:tc>
          <w:tcPr>
            <w:tcW w:w="2660" w:type="dxa"/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ระดับที่ 5</w:t>
            </w:r>
          </w:p>
        </w:tc>
        <w:tc>
          <w:tcPr>
            <w:tcW w:w="6520" w:type="dxa"/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4 และเตรียมการล่วงหน้า เพื่อสร้างโอกาส หรือหลีกเลี่ยงปัญหาที่อาจเกิดขึ้นระยะยาว</w:t>
            </w:r>
          </w:p>
          <w:p w:rsidR="009C3F09" w:rsidRDefault="009C3F09" w:rsidP="009C3F09">
            <w:pPr>
              <w:pStyle w:val="11"/>
              <w:numPr>
                <w:ilvl w:val="0"/>
                <w:numId w:val="47"/>
              </w:numPr>
              <w:spacing w:before="0" w:after="0"/>
            </w:pPr>
            <w:r>
              <w:rPr>
                <w:rFonts w:hint="cs"/>
                <w:cs/>
              </w:rPr>
              <w:t>คาดการณ์และเตรียมการล่วงหน้าเพื่อสร้างโอกาส หรือหลีกเลี่ยงปัญหาที่อาจเกิดขึ้นได้ในอนาคต</w:t>
            </w:r>
          </w:p>
          <w:p w:rsidR="009C3F09" w:rsidRPr="00B85C8C" w:rsidRDefault="009C3F09" w:rsidP="009C3F09">
            <w:pPr>
              <w:pStyle w:val="11"/>
              <w:numPr>
                <w:ilvl w:val="0"/>
                <w:numId w:val="47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สร้างบรรยากาศของการคิดริเริ่มให้เกิดขึ้นในหน่วยงานและกระตุ้นให้เพื่อนร่วมงานเสนอความคิดใหม่ ๆ ในการทำงาน เพื่อแก้ปัญหาหรือสร้างโอกาสในระยะยาว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>
              <w:rPr>
                <w:rFonts w:hint="cs"/>
                <w:u w:val="single"/>
                <w:cs/>
              </w:rPr>
              <w:t>ความผูกพันที่มีต่อส่วนราชการ</w:t>
            </w:r>
          </w:p>
          <w:p w:rsidR="009C3F09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>
              <w:rPr>
                <w:rFonts w:hint="cs"/>
                <w:u w:val="single"/>
                <w:cs/>
              </w:rPr>
              <w:t>(สถาบันอุดมศึกษา</w:t>
            </w:r>
          </w:p>
          <w:p w:rsidR="009C3F09" w:rsidRPr="003E472A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>
              <w:rPr>
                <w:u w:val="single"/>
              </w:rPr>
              <w:t>(Organizational Commitment)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jc w:val="both"/>
              <w:rPr>
                <w:cs/>
              </w:rPr>
            </w:pPr>
            <w:r>
              <w:rPr>
                <w:rFonts w:hint="cs"/>
                <w:cs/>
              </w:rPr>
              <w:t>จิตสำนึกหรือความตั้งใจที่จะแสดงออกซึ่งพฤติกรรมที่สอดคล้องกับความต้องการ และเป้าหมายของส่วนราชการ ยึดถือประโยชน์ของส่วนราชการ (สถาบันอุดมศึกษา เป็นที่ตั้งก่อนประโยชน์ส่วนตัว)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ระดับที่ 0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ไม่แสดงสมรรถนะด้านนี้ หรือแสดงอย่างไม่ชัดเจน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  <w:jc w:val="both"/>
            </w:pPr>
            <w:r>
              <w:rPr>
                <w:rFonts w:hint="cs"/>
                <w:cs/>
              </w:rPr>
              <w:t>ปฏิบัติตนเป็นส่วนหนึ่งของส่วนราชการ (สถาบันอุดมศึกษา)</w:t>
            </w:r>
          </w:p>
          <w:p w:rsidR="009C3F09" w:rsidRDefault="009C3F09" w:rsidP="009C3F09">
            <w:pPr>
              <w:pStyle w:val="11"/>
              <w:numPr>
                <w:ilvl w:val="0"/>
                <w:numId w:val="48"/>
              </w:numPr>
              <w:spacing w:before="0" w:after="0"/>
              <w:jc w:val="both"/>
              <w:rPr>
                <w:cs/>
              </w:rPr>
            </w:pPr>
            <w:r>
              <w:rPr>
                <w:rFonts w:hint="cs"/>
                <w:cs/>
              </w:rPr>
              <w:t>เคารพและถือปฏิบัติตามแบบแผนและธรรมเนียมปฏิบัติของส่วนราชการ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  <w:jc w:val="both"/>
            </w:pPr>
            <w:r>
              <w:rPr>
                <w:rFonts w:hint="cs"/>
                <w:cs/>
              </w:rPr>
              <w:t>แสดงสมรรถนะระดับที่ 1 และแสดงความภักดีต่อส่วนราชการ</w:t>
            </w:r>
          </w:p>
          <w:p w:rsidR="009C3F09" w:rsidRDefault="009C3F09" w:rsidP="009C3F09">
            <w:pPr>
              <w:pStyle w:val="11"/>
              <w:numPr>
                <w:ilvl w:val="0"/>
                <w:numId w:val="48"/>
              </w:numPr>
              <w:spacing w:before="0" w:after="0"/>
              <w:jc w:val="both"/>
            </w:pPr>
            <w:r>
              <w:rPr>
                <w:rFonts w:hint="cs"/>
                <w:cs/>
              </w:rPr>
              <w:t>แสดงความพึงพอใจและความภาคภูมิใจที่เป็นส่วนหนึ่งของส่วนราชการ (สถาบันอุดมศึกษา)</w:t>
            </w:r>
          </w:p>
          <w:p w:rsidR="009C3F09" w:rsidRDefault="009C3F09" w:rsidP="009C3F09">
            <w:pPr>
              <w:pStyle w:val="11"/>
              <w:numPr>
                <w:ilvl w:val="0"/>
                <w:numId w:val="48"/>
              </w:numPr>
              <w:spacing w:before="0" w:after="0"/>
              <w:jc w:val="both"/>
              <w:rPr>
                <w:cs/>
              </w:rPr>
            </w:pPr>
            <w:r>
              <w:rPr>
                <w:rFonts w:hint="cs"/>
                <w:cs/>
              </w:rPr>
              <w:t>มีส่วนสร้างภาพลักษณ์และชื่อเสียงให้แก่ส่วนราชการ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3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AE0849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2 และมีส่วนร่วมในการผลักดัน</w:t>
            </w:r>
            <w:proofErr w:type="spellStart"/>
            <w:r>
              <w:rPr>
                <w:rFonts w:hint="cs"/>
                <w:cs/>
              </w:rPr>
              <w:t>พันธ</w:t>
            </w:r>
            <w:proofErr w:type="spellEnd"/>
            <w:r>
              <w:rPr>
                <w:rFonts w:hint="cs"/>
                <w:cs/>
              </w:rPr>
              <w:t>กิจของส่วนราชการ (สถาบันอุดมศึกษา)</w:t>
            </w:r>
          </w:p>
          <w:p w:rsidR="009C3F09" w:rsidRDefault="009C3F09" w:rsidP="009C3F09">
            <w:pPr>
              <w:pStyle w:val="11"/>
              <w:numPr>
                <w:ilvl w:val="0"/>
                <w:numId w:val="49"/>
              </w:numPr>
              <w:spacing w:before="0" w:after="0"/>
              <w:jc w:val="both"/>
            </w:pPr>
            <w:r>
              <w:rPr>
                <w:rFonts w:hint="cs"/>
                <w:cs/>
              </w:rPr>
              <w:t>มีส่วนร่วมในการสนับสนุน</w:t>
            </w:r>
            <w:proofErr w:type="spellStart"/>
            <w:r>
              <w:rPr>
                <w:rFonts w:hint="cs"/>
                <w:cs/>
              </w:rPr>
              <w:t>พันธ</w:t>
            </w:r>
            <w:proofErr w:type="spellEnd"/>
            <w:r>
              <w:rPr>
                <w:rFonts w:hint="cs"/>
                <w:cs/>
              </w:rPr>
              <w:t>กิจของส่วนราชการ (สถาบันอุดมศึกษา) จนบรรลุเป้าหมาย</w:t>
            </w:r>
          </w:p>
          <w:p w:rsidR="009C3F09" w:rsidRDefault="009C3F09" w:rsidP="009C3F09">
            <w:pPr>
              <w:pStyle w:val="11"/>
              <w:numPr>
                <w:ilvl w:val="0"/>
                <w:numId w:val="49"/>
              </w:numPr>
              <w:spacing w:before="0" w:after="0"/>
              <w:jc w:val="both"/>
              <w:rPr>
                <w:cs/>
              </w:rPr>
            </w:pPr>
            <w:r>
              <w:rPr>
                <w:rFonts w:hint="cs"/>
                <w:cs/>
              </w:rPr>
              <w:t>จัดลำดับความเร่งด่วนหรือความสำคัญของงานเพื่อให้</w:t>
            </w:r>
            <w:proofErr w:type="spellStart"/>
            <w:r>
              <w:rPr>
                <w:rFonts w:hint="cs"/>
                <w:cs/>
              </w:rPr>
              <w:t>พันธ</w:t>
            </w:r>
            <w:proofErr w:type="spellEnd"/>
            <w:r>
              <w:rPr>
                <w:rFonts w:hint="cs"/>
                <w:cs/>
              </w:rPr>
              <w:t>กิจของส่วนราชการบรรลุเป้าหมาย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4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AE0849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3 และยึดถือประโยชน์ของส่วนราชการ (สถาบันอุดมศึกษา) เป็นที่ตั้ง</w:t>
            </w:r>
          </w:p>
          <w:p w:rsidR="009C3F09" w:rsidRDefault="009C3F09" w:rsidP="009C3F09">
            <w:pPr>
              <w:pStyle w:val="11"/>
              <w:numPr>
                <w:ilvl w:val="0"/>
                <w:numId w:val="50"/>
              </w:numPr>
              <w:spacing w:before="0" w:after="0"/>
              <w:jc w:val="both"/>
            </w:pPr>
            <w:r>
              <w:rPr>
                <w:rFonts w:hint="cs"/>
                <w:cs/>
              </w:rPr>
              <w:t>ยึดถือประโยชน์ของส่วนราชการหรือหน่วยงานเป็นที่ตั้ง ก่อนที่จะคิดถึงประโยชน์ของบุคคลหรือความต้องการของตนเอง</w:t>
            </w:r>
          </w:p>
          <w:p w:rsidR="009C3F09" w:rsidRDefault="009C3F09" w:rsidP="009C3F09">
            <w:pPr>
              <w:pStyle w:val="11"/>
              <w:numPr>
                <w:ilvl w:val="0"/>
                <w:numId w:val="50"/>
              </w:numPr>
              <w:spacing w:before="0" w:after="0"/>
              <w:jc w:val="both"/>
              <w:rPr>
                <w:cs/>
              </w:rPr>
            </w:pPr>
            <w:r>
              <w:rPr>
                <w:rFonts w:hint="cs"/>
                <w:cs/>
              </w:rPr>
              <w:t>ยืนหยัดในการตัดสินในทีเป็นประโยชน์ต่อส่วนราชการ (สถาบันอุดมศึกษา) แม้ว่าการตัดสินใจนั้นอาจจะมีผู้ต่อต้านหรือแสดงความไม่เห็นด้วยก็ตาม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ระดับที่ 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  <w:jc w:val="both"/>
            </w:pPr>
            <w:r>
              <w:rPr>
                <w:rFonts w:hint="cs"/>
                <w:cs/>
              </w:rPr>
              <w:t>แสดงสมรรถนะระดับที่ 4 และเสียสละเพื่อประโยชน์ของส่วนราชการ</w:t>
            </w:r>
          </w:p>
          <w:p w:rsidR="009C3F09" w:rsidRDefault="009C3F09" w:rsidP="009C3F09">
            <w:pPr>
              <w:pStyle w:val="11"/>
              <w:numPr>
                <w:ilvl w:val="0"/>
                <w:numId w:val="51"/>
              </w:numPr>
              <w:spacing w:before="0" w:after="0"/>
              <w:jc w:val="both"/>
            </w:pPr>
            <w:r>
              <w:rPr>
                <w:rFonts w:hint="cs"/>
                <w:cs/>
              </w:rPr>
              <w:lastRenderedPageBreak/>
              <w:t>เสียสละประโยชน์ระยะสั้นของหน่วยงานที่ตนรับผิดชอบ เพื่อประโยชน์ระยะยาวของส่วนราชการ (สถาบันอุดมศึกษา) โดยรวม</w:t>
            </w:r>
          </w:p>
          <w:p w:rsidR="009C3F09" w:rsidRDefault="009C3F09" w:rsidP="009C3F09">
            <w:pPr>
              <w:pStyle w:val="11"/>
              <w:numPr>
                <w:ilvl w:val="0"/>
                <w:numId w:val="51"/>
              </w:numPr>
              <w:spacing w:before="0" w:after="0"/>
              <w:jc w:val="both"/>
              <w:rPr>
                <w:cs/>
              </w:rPr>
            </w:pPr>
            <w:r>
              <w:rPr>
                <w:rFonts w:hint="cs"/>
                <w:cs/>
              </w:rPr>
              <w:t>เสียสละหรือโน้มน้าวผู้อื่นให้เสียสละประโยชน์ส่วนตนเพื่อประโยชน์ของส่วนราชการ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3E472A" w:rsidRDefault="009C3F09" w:rsidP="00720827">
            <w:pPr>
              <w:pStyle w:val="11"/>
              <w:spacing w:before="0" w:after="0"/>
              <w:ind w:firstLine="0"/>
              <w:rPr>
                <w:u w:val="single"/>
                <w:cs/>
              </w:rPr>
            </w:pPr>
            <w:r w:rsidRPr="003E472A">
              <w:rPr>
                <w:rFonts w:hint="cs"/>
                <w:u w:val="single"/>
                <w:cs/>
              </w:rPr>
              <w:lastRenderedPageBreak/>
              <w:t>การมองภาพองค์รวม</w:t>
            </w:r>
            <w:r w:rsidRPr="003E472A">
              <w:rPr>
                <w:u w:val="single"/>
              </w:rPr>
              <w:t xml:space="preserve"> (conceptual Thinking)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jc w:val="both"/>
              <w:rPr>
                <w:cs/>
              </w:rPr>
            </w:pPr>
            <w:r>
              <w:rPr>
                <w:rFonts w:hint="cs"/>
                <w:cs/>
              </w:rPr>
              <w:t>การคิดในเชิงสังเคราะห์ มองภาพองค์รวม โดยการจับประเด็น สรุปรูปแบบเชื่อมโยหรือประยุกต์แนวทางจากสถานการณ์ ข้อมูล หรือทัศนะต่าง ๆ จนได้เป็นกรอบความคิดหรือแนวคิดใหม่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ระดับที่ 0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ไม่แสดงสมรรถนะด้านนี้ หรือแสดงอย่างไม่ชัดเจน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  <w:jc w:val="both"/>
            </w:pPr>
            <w:r>
              <w:rPr>
                <w:rFonts w:hint="cs"/>
                <w:cs/>
              </w:rPr>
              <w:t>ใช้กฎพื้นฐานทั่วไป</w:t>
            </w:r>
          </w:p>
          <w:p w:rsidR="009C3F09" w:rsidRDefault="009C3F09" w:rsidP="009C3F09">
            <w:pPr>
              <w:pStyle w:val="11"/>
              <w:numPr>
                <w:ilvl w:val="0"/>
                <w:numId w:val="40"/>
              </w:numPr>
              <w:spacing w:before="0" w:after="0"/>
              <w:jc w:val="both"/>
              <w:rPr>
                <w:cs/>
              </w:rPr>
            </w:pPr>
            <w:r>
              <w:rPr>
                <w:rFonts w:hint="cs"/>
                <w:cs/>
              </w:rPr>
              <w:t>ใช้กฎพื้นฐาน หลักเกณฑ์ หรือสามัญสำนึกในการระบุประเด็นปัญหา หรือแก้ปัญหาในงาน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  <w:jc w:val="both"/>
            </w:pPr>
            <w:r>
              <w:rPr>
                <w:rFonts w:hint="cs"/>
                <w:cs/>
              </w:rPr>
              <w:t>แสดงสมรรถนะระดับที่ 1 และประยุกต์ใช้ประสบการณ์</w:t>
            </w:r>
          </w:p>
          <w:p w:rsidR="009C3F09" w:rsidRDefault="009C3F09" w:rsidP="009C3F09">
            <w:pPr>
              <w:pStyle w:val="11"/>
              <w:numPr>
                <w:ilvl w:val="0"/>
                <w:numId w:val="40"/>
              </w:numPr>
              <w:spacing w:before="0" w:after="0"/>
              <w:jc w:val="both"/>
            </w:pPr>
            <w:r>
              <w:rPr>
                <w:rFonts w:hint="cs"/>
                <w:cs/>
              </w:rPr>
              <w:t>ระบุถึงความเชื่อมโยงของข้อมูล แนวโน้ม และความไม่ครบถ้วนของข้อมูลได้</w:t>
            </w:r>
          </w:p>
          <w:p w:rsidR="009C3F09" w:rsidRDefault="009C3F09" w:rsidP="009C3F09">
            <w:pPr>
              <w:pStyle w:val="11"/>
              <w:numPr>
                <w:ilvl w:val="0"/>
                <w:numId w:val="40"/>
              </w:numPr>
              <w:spacing w:before="0" w:after="0"/>
              <w:jc w:val="both"/>
              <w:rPr>
                <w:cs/>
              </w:rPr>
            </w:pPr>
            <w:r>
              <w:rPr>
                <w:rFonts w:hint="cs"/>
                <w:cs/>
              </w:rPr>
              <w:t>ประยุกต์ใช้ประสบการณ์ในการระบุประเด็นปัญหาหรือแก้ปัญหาในงานได้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3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  <w:jc w:val="both"/>
            </w:pPr>
            <w:r>
              <w:rPr>
                <w:rFonts w:hint="cs"/>
                <w:cs/>
              </w:rPr>
              <w:t>แสดงสมรรถนะระดับที่ 2 และประยุกต์ทฤษฎีหรือแนวคิดซับซ้อน</w:t>
            </w:r>
          </w:p>
          <w:p w:rsidR="009C3F09" w:rsidRDefault="009C3F09" w:rsidP="009C3F09">
            <w:pPr>
              <w:pStyle w:val="11"/>
              <w:numPr>
                <w:ilvl w:val="0"/>
                <w:numId w:val="41"/>
              </w:numPr>
              <w:spacing w:before="0" w:after="0"/>
              <w:jc w:val="both"/>
              <w:rPr>
                <w:cs/>
              </w:rPr>
            </w:pPr>
            <w:r>
              <w:rPr>
                <w:rFonts w:hint="cs"/>
                <w:cs/>
              </w:rPr>
              <w:t>ประยุกต์ใช้ทฤษฎี แนวคิดที่ซับซ้อน หรือแนวโน้มในอดีตในการระบุหรือแก้ปัญหาตามสถานการณ์ แม้ในกรณี แนวคิดที่นำมาใช้กับสถานการณ์ อาจไม่มีสิ่งบ่งบอกถึงความเกี่ยวข้องเชื่อมโยงกันเลยก็ตาม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591EF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591EF7">
              <w:rPr>
                <w:rFonts w:hint="cs"/>
                <w:cs/>
              </w:rPr>
              <w:t>ระดับที่ 4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591EF7" w:rsidRDefault="009C3F09" w:rsidP="00720827">
            <w:pPr>
              <w:pStyle w:val="11"/>
              <w:spacing w:before="0" w:after="0"/>
              <w:ind w:firstLine="0"/>
            </w:pPr>
            <w:r w:rsidRPr="00591EF7">
              <w:rPr>
                <w:rFonts w:hint="cs"/>
                <w:cs/>
              </w:rPr>
              <w:t>แสดงสมรรถนะระดับที่ 3 และอธิบายข้อมูล หรือสถานการณ์ที่มีความยุ่งยากซับซ้อนให้เข้าใจได้ง่าย</w:t>
            </w:r>
          </w:p>
          <w:p w:rsidR="009C3F09" w:rsidRPr="00591EF7" w:rsidRDefault="009C3F09" w:rsidP="009C3F09">
            <w:pPr>
              <w:pStyle w:val="11"/>
              <w:numPr>
                <w:ilvl w:val="0"/>
                <w:numId w:val="41"/>
              </w:numPr>
              <w:spacing w:before="0" w:after="0"/>
            </w:pPr>
            <w:r w:rsidRPr="00591EF7">
              <w:rPr>
                <w:rFonts w:hint="cs"/>
                <w:cs/>
              </w:rPr>
              <w:t>สามารถอธิบายความคิด หรือสถานการณ์ที่ซับซ้อนให้ง่ายและสามารถเข้าใจได้</w:t>
            </w:r>
          </w:p>
          <w:p w:rsidR="009C3F09" w:rsidRPr="00591EF7" w:rsidRDefault="009C3F09" w:rsidP="009C3F09">
            <w:pPr>
              <w:pStyle w:val="11"/>
              <w:numPr>
                <w:ilvl w:val="0"/>
                <w:numId w:val="41"/>
              </w:numPr>
              <w:spacing w:before="0" w:after="0"/>
              <w:rPr>
                <w:cs/>
              </w:rPr>
            </w:pPr>
            <w:r w:rsidRPr="00591EF7">
              <w:rPr>
                <w:rFonts w:hint="cs"/>
                <w:cs/>
              </w:rPr>
              <w:t>สามารถสังเคราะห์ข้อมูล สรุปแนวคิด ทฤษฎี องค์ความรู้ที่ซับซ้อนให้เข้าใจได้โดยง่ายและเป็นประโยชน์ต่องาน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591EF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591EF7">
              <w:rPr>
                <w:rFonts w:hint="cs"/>
                <w:cs/>
              </w:rPr>
              <w:t>ระดับที่ 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591EF7" w:rsidRDefault="009C3F09" w:rsidP="00720827">
            <w:pPr>
              <w:pStyle w:val="11"/>
              <w:spacing w:before="0" w:after="0"/>
              <w:ind w:firstLine="0"/>
            </w:pPr>
            <w:r w:rsidRPr="00591EF7">
              <w:rPr>
                <w:rFonts w:hint="cs"/>
                <w:cs/>
              </w:rPr>
              <w:t>แสดงสมรรถนะระดับที่ 4 และคิดริเริ่ม สร้างสรรค์องค์ความรู้ใหม่</w:t>
            </w:r>
          </w:p>
          <w:p w:rsidR="009C3F09" w:rsidRPr="00591EF7" w:rsidRDefault="009C3F09" w:rsidP="009C3F09">
            <w:pPr>
              <w:pStyle w:val="11"/>
              <w:numPr>
                <w:ilvl w:val="0"/>
                <w:numId w:val="42"/>
              </w:numPr>
              <w:spacing w:before="0" w:after="0"/>
              <w:rPr>
                <w:cs/>
              </w:rPr>
            </w:pPr>
            <w:r w:rsidRPr="00591EF7">
              <w:rPr>
                <w:rFonts w:hint="cs"/>
                <w:cs/>
              </w:rPr>
              <w:t>ริเริ่ม สร้างสรรค์ ประดิษฐ์คิดค้น รวมถึงความสามารถนำเสนอรูปแบบ วิธีการหรือองค์ความรู้ใหม่ซึ่งอาจไม่เคยปราก</w:t>
            </w:r>
            <w:r>
              <w:rPr>
                <w:rFonts w:hint="cs"/>
                <w:cs/>
              </w:rPr>
              <w:t>ฏ</w:t>
            </w:r>
            <w:r w:rsidRPr="00591EF7">
              <w:rPr>
                <w:rFonts w:hint="cs"/>
                <w:cs/>
              </w:rPr>
              <w:t>มาก่อน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041897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 w:rsidRPr="00041897">
              <w:rPr>
                <w:rFonts w:hint="cs"/>
                <w:u w:val="single"/>
                <w:cs/>
              </w:rPr>
              <w:t>การใส่ใจและพัฒนาผู้อื่น</w:t>
            </w:r>
          </w:p>
          <w:p w:rsidR="009C3F09" w:rsidRPr="00041897" w:rsidRDefault="009C3F09" w:rsidP="00720827">
            <w:pPr>
              <w:pStyle w:val="11"/>
              <w:spacing w:before="0" w:after="0"/>
              <w:ind w:firstLine="0"/>
              <w:rPr>
                <w:u w:val="single"/>
                <w:cs/>
              </w:rPr>
            </w:pPr>
            <w:r w:rsidRPr="00041897">
              <w:rPr>
                <w:u w:val="single"/>
              </w:rPr>
              <w:t>(Caring Others)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591EF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ความใส่ใจและตั้งใจที่จะส่งเสริม ปรับปรุงและพัฒนาให้ผู้อื่นมีศักยภาพ หรือมีสุขภาวะทั้งทางปัญญา ร่างกาย จิตใจ และทัศนคติที่ดีอย่างยั่งยืนเกินกว่ากรอบของการปฏิบัติหน้าที่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ระดับที่ 0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591EF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ไม่แสดงสมรรถนะด้านนี้ หรือแสดงอย่างไม่ชัดเจน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ใส่ใจและให้ความสำคัญในการส่งเสริมและพัฒนาผู้อื่น</w:t>
            </w:r>
          </w:p>
          <w:p w:rsidR="009C3F09" w:rsidRDefault="009C3F09" w:rsidP="009C3F09">
            <w:pPr>
              <w:pStyle w:val="11"/>
              <w:numPr>
                <w:ilvl w:val="0"/>
                <w:numId w:val="42"/>
              </w:numPr>
              <w:spacing w:before="0" w:after="0"/>
            </w:pPr>
            <w:r>
              <w:rPr>
                <w:rFonts w:hint="cs"/>
                <w:cs/>
              </w:rPr>
              <w:t>สนับสนุนให้ผู้อื่นพัฒนาศักยภาพหรือสุขภาวะทั้งทางปัญญา ร่างกาย จิตใจที่ดี</w:t>
            </w:r>
          </w:p>
          <w:p w:rsidR="009C3F09" w:rsidRPr="00591EF7" w:rsidRDefault="009C3F09" w:rsidP="009C3F09">
            <w:pPr>
              <w:pStyle w:val="11"/>
              <w:numPr>
                <w:ilvl w:val="0"/>
                <w:numId w:val="42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แสดงความเชื่อมมั่นว่าผู้อื่นมีศักยภาพที่จะพัฒนาตนเองให้ดียิ่งขึ้นได้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lastRenderedPageBreak/>
              <w:t>ระดับที่ 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1 และสอนหรือให้คำแนะนำเพื่อพัฒนาให้ผู้อื่นมีศักยภาพหรือมีสุขภาพภาวะทั้งทางปัญญา ร่างกาย จิตใจหรือทัศนคติที่ดี</w:t>
            </w:r>
          </w:p>
          <w:p w:rsidR="009C3F09" w:rsidRDefault="009C3F09" w:rsidP="009C3F09">
            <w:pPr>
              <w:pStyle w:val="11"/>
              <w:numPr>
                <w:ilvl w:val="0"/>
                <w:numId w:val="52"/>
              </w:numPr>
              <w:spacing w:before="0" w:after="0"/>
            </w:pPr>
            <w:r>
              <w:rPr>
                <w:rFonts w:hint="cs"/>
                <w:cs/>
              </w:rPr>
              <w:t>สาธิต หรือให้คำแนะนำเกี่ยวกับการปฏิบัติตน เพื่อพัฒนาศักยภาพสุขภาวะหรือทัศนคติที่ดีอย่างยั่งยืน</w:t>
            </w:r>
          </w:p>
          <w:p w:rsidR="009C3F09" w:rsidRPr="00591EF7" w:rsidRDefault="009C3F09" w:rsidP="009C3F09">
            <w:pPr>
              <w:pStyle w:val="11"/>
              <w:numPr>
                <w:ilvl w:val="0"/>
                <w:numId w:val="52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มุ่งมั่นที่จะสนับสนุน โดยชี้แนะแหล่งข้อมูล หรือทรัพยากรที่จำเป็นต่อการพัฒนาผู้อื่น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3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2 และใส่ในการให้เหตุผลประกอบการแนะนำ หรือมีส่วนสนับสนุนในการพัฒนาผู้อื่น</w:t>
            </w:r>
          </w:p>
          <w:p w:rsidR="009C3F09" w:rsidRDefault="009C3F09" w:rsidP="009C3F09">
            <w:pPr>
              <w:pStyle w:val="11"/>
              <w:numPr>
                <w:ilvl w:val="0"/>
                <w:numId w:val="53"/>
              </w:numPr>
              <w:spacing w:before="0" w:after="0"/>
            </w:pPr>
            <w:r>
              <w:rPr>
                <w:rFonts w:hint="cs"/>
                <w:cs/>
              </w:rPr>
              <w:t>ให้แนวทางพร้อมทั้งอธิบายเหตุผลประกอบ เพื่อให้ผู้อื่นมั่นใจว่าสามารถพัฒนาศักยภาพสุขภาวะหรือทัศนคติที่ดีอย่างยั่งยืนได้</w:t>
            </w:r>
          </w:p>
          <w:p w:rsidR="009C3F09" w:rsidRDefault="009C3F09" w:rsidP="009C3F09">
            <w:pPr>
              <w:pStyle w:val="11"/>
              <w:numPr>
                <w:ilvl w:val="0"/>
                <w:numId w:val="53"/>
              </w:numPr>
              <w:spacing w:before="0" w:after="0"/>
            </w:pPr>
            <w:r>
              <w:rPr>
                <w:rFonts w:hint="cs"/>
                <w:cs/>
              </w:rPr>
              <w:t>ส่งเสริมให้มีการแลกเปลี่ยนการเรียนรู้หรือประสบการณ์ เพื่อให้ผู้อื่นมีโอกาสได้ถ่ายทอดและเรียนรู้วิธีการพัฒนาศักยภาพหรือเสริมสร้างสุขภาวะ หรือทัศนคติที่ดีอย่างยั่งยืน</w:t>
            </w:r>
          </w:p>
          <w:p w:rsidR="009C3F09" w:rsidRPr="00591EF7" w:rsidRDefault="009C3F09" w:rsidP="009C3F09">
            <w:pPr>
              <w:pStyle w:val="11"/>
              <w:numPr>
                <w:ilvl w:val="0"/>
                <w:numId w:val="53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สนับสนุนด้วยอุปกรณ์ เครื่องมือ หรือวิธีการในภาคปฏิบัติเพื่อให้ผู้อื่นมั่นใจว่าตนสามารถพัฒนาศักยภาพ สุขภาวะหรือทัศนคติที่ดีอย่างยั่งยืนและมีประสิทธิภาพสูงสุดได้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4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3 และติดตามและให้คำติชมเพื่อส่งเสริมการพัฒนาอย่างต่อเนื่อง</w:t>
            </w:r>
          </w:p>
          <w:p w:rsidR="009C3F09" w:rsidRDefault="009C3F09" w:rsidP="009C3F09">
            <w:pPr>
              <w:pStyle w:val="11"/>
              <w:numPr>
                <w:ilvl w:val="0"/>
                <w:numId w:val="54"/>
              </w:numPr>
              <w:spacing w:before="0" w:after="0"/>
            </w:pPr>
            <w:r>
              <w:rPr>
                <w:rFonts w:hint="cs"/>
                <w:cs/>
              </w:rPr>
              <w:t>ติดตามผลการพัฒนาของผู้อื่นรวมทั้งให้คำติชมที่จะส่งเสริมให้เกิดการพัฒนาอย่างต่อเนื่อง</w:t>
            </w:r>
          </w:p>
          <w:p w:rsidR="009C3F09" w:rsidRPr="00591EF7" w:rsidRDefault="009C3F09" w:rsidP="009C3F09">
            <w:pPr>
              <w:pStyle w:val="11"/>
              <w:numPr>
                <w:ilvl w:val="0"/>
                <w:numId w:val="54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ให้คำแนะนำที่เหมาะสมกับลักษณะเฉพาะ เพื่อพัฒนาศักยภาพ สุขภาวะหรือทัศนคติที่ดีของแต่ละบุคคล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911FC9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911FC9">
              <w:rPr>
                <w:rFonts w:hint="cs"/>
                <w:cs/>
              </w:rPr>
              <w:t>ระดับที่ 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911FC9" w:rsidRDefault="009C3F09" w:rsidP="00720827">
            <w:pPr>
              <w:pStyle w:val="11"/>
              <w:spacing w:before="0" w:after="0"/>
              <w:ind w:firstLine="0"/>
            </w:pPr>
            <w:r w:rsidRPr="00911FC9">
              <w:rPr>
                <w:rFonts w:hint="cs"/>
                <w:cs/>
              </w:rPr>
              <w:t>แสดงสมรรถนะระดับที่ 4 และมุ่งเน้นการพัฒนาจากรากของปัญหา หรือความต้องการที่แท้จริง</w:t>
            </w:r>
          </w:p>
          <w:p w:rsidR="009C3F09" w:rsidRPr="00911FC9" w:rsidRDefault="009C3F09" w:rsidP="009C3F09">
            <w:pPr>
              <w:pStyle w:val="11"/>
              <w:numPr>
                <w:ilvl w:val="0"/>
                <w:numId w:val="55"/>
              </w:numPr>
              <w:spacing w:before="0" w:after="0"/>
            </w:pPr>
            <w:r w:rsidRPr="00911FC9">
              <w:rPr>
                <w:rFonts w:hint="cs"/>
                <w:cs/>
              </w:rPr>
              <w:t>พยายามทำความเข้าใจปัญหา หรือความต้องการที่แท้จริงของผู้อื่น เพื่อให้สามารถจัดทำแนวทางในการพัฒนาศักยภาพ สุขภาวะ หรือทัศนคติที่ดีอย่างยั่งยืนได้</w:t>
            </w:r>
          </w:p>
          <w:p w:rsidR="009C3F09" w:rsidRPr="00911FC9" w:rsidRDefault="009C3F09" w:rsidP="009C3F09">
            <w:pPr>
              <w:pStyle w:val="11"/>
              <w:numPr>
                <w:ilvl w:val="0"/>
                <w:numId w:val="55"/>
              </w:numPr>
              <w:spacing w:before="0" w:after="0"/>
              <w:rPr>
                <w:cs/>
              </w:rPr>
            </w:pPr>
            <w:r w:rsidRPr="00911FC9">
              <w:rPr>
                <w:rFonts w:hint="cs"/>
                <w:cs/>
              </w:rPr>
              <w:t>ค้นคว้า สร้างสรรค์วิธีการใหม่ ๆ ในการพัฒนาศักยภาพ สุขภาวะหรือทัศนคติที่ดี ซึ่งตรงกับปัญหาหรือความต้องการที่แท้จริงของผู้อื่น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911FC9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 w:rsidRPr="00911FC9">
              <w:rPr>
                <w:rFonts w:hint="cs"/>
                <w:u w:val="single"/>
                <w:cs/>
              </w:rPr>
              <w:t>ความเข้าใจผู้อื่น</w:t>
            </w:r>
          </w:p>
          <w:p w:rsidR="009C3F09" w:rsidRPr="00911FC9" w:rsidRDefault="009C3F09" w:rsidP="00720827">
            <w:pPr>
              <w:pStyle w:val="11"/>
              <w:spacing w:before="0" w:after="0"/>
              <w:ind w:firstLine="0"/>
              <w:rPr>
                <w:u w:val="single"/>
              </w:rPr>
            </w:pPr>
            <w:r w:rsidRPr="00911FC9">
              <w:rPr>
                <w:u w:val="single"/>
              </w:rPr>
              <w:t>(Interpersonal Understanding)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911FC9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ความสามารถในการรับฟังและเข้าใจความหมายตรงความหมายแฝง ความคิดตลอดจนสภาวะทางอารมณ์ของผู้ที่ติดต่อด้วย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ระดับที่ 0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911FC9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ไม่แสดงสมรรถนะด้านนี้ หรือแสดงอย่างไม่ชัดเจน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เข้าใจความหมายที่ผู้อื่นต้องการสื่อสาร</w:t>
            </w:r>
          </w:p>
          <w:p w:rsidR="009C3F09" w:rsidRPr="00911FC9" w:rsidRDefault="009C3F09" w:rsidP="009C3F09">
            <w:pPr>
              <w:pStyle w:val="11"/>
              <w:numPr>
                <w:ilvl w:val="0"/>
                <w:numId w:val="56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เข้าใจความหมายที่ผู้อื่นต้องการสื่อสาร สามารถจับใจความ สรุปเนื้อหาเรื่องราวได้ถูกต้อง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lastRenderedPageBreak/>
              <w:t>ระดับที่ 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1 และเข้าใจอารมณ์ความรู้สึกและคำพูด</w:t>
            </w:r>
          </w:p>
          <w:p w:rsidR="009C3F09" w:rsidRPr="00911FC9" w:rsidRDefault="009C3F09" w:rsidP="009C3F09">
            <w:pPr>
              <w:pStyle w:val="11"/>
              <w:numPr>
                <w:ilvl w:val="0"/>
                <w:numId w:val="56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เข้าใจทั้งความหมายและนัยเชิงอารมณ์ จากการสังเกต สีหน้า ท่าทาง หรือน้ำเสียงของผู้ที่ติดต่อด้วย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 w:rsidRPr="00E65C77">
              <w:rPr>
                <w:rFonts w:hint="cs"/>
                <w:cs/>
              </w:rPr>
              <w:t>ระดับที่ 3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2 และเข้าใจความหมายแฝงในกิริยา ท่าทาง คำพูด หรือน้ำเสียง</w:t>
            </w:r>
          </w:p>
          <w:p w:rsidR="009C3F09" w:rsidRDefault="009C3F09" w:rsidP="009C3F09">
            <w:pPr>
              <w:pStyle w:val="11"/>
              <w:numPr>
                <w:ilvl w:val="0"/>
                <w:numId w:val="56"/>
              </w:numPr>
              <w:spacing w:before="0" w:after="0"/>
            </w:pPr>
            <w:r>
              <w:rPr>
                <w:rFonts w:hint="cs"/>
                <w:cs/>
              </w:rPr>
              <w:t>เข้าใจความหมายที่ไม่ได้แสดงออกอย่างชัดเจนในกิริยา ท่าทาง คำพูด หรือน้ำเสียง</w:t>
            </w:r>
          </w:p>
          <w:p w:rsidR="009C3F09" w:rsidRDefault="009C3F09" w:rsidP="009C3F09">
            <w:pPr>
              <w:pStyle w:val="11"/>
              <w:numPr>
                <w:ilvl w:val="0"/>
                <w:numId w:val="56"/>
              </w:numPr>
              <w:spacing w:before="0" w:after="0"/>
            </w:pPr>
            <w:r>
              <w:rPr>
                <w:rFonts w:hint="cs"/>
                <w:cs/>
              </w:rPr>
              <w:t>เข้าใจความคิด ความกังวล หรือความรู้สึกของผู้อื่น แม้จะแสดงออกเพียงเล็กน้อย</w:t>
            </w:r>
          </w:p>
          <w:p w:rsidR="009C3F09" w:rsidRPr="00911FC9" w:rsidRDefault="009C3F09" w:rsidP="009C3F09">
            <w:pPr>
              <w:pStyle w:val="11"/>
              <w:numPr>
                <w:ilvl w:val="0"/>
                <w:numId w:val="56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สามารถระบุลักษณะนิสัยหรือจุดเด่นอย่างใดอย่างหนึ่งของผู้ที่ติดต่อด้วยได้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ระดับที่ 4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3 และเข้าใจการสื่อสารทั้งที่เป็นคำพูด และความหมายแฝงในการสื่อสารกับผู้อื่นได้</w:t>
            </w:r>
          </w:p>
          <w:p w:rsidR="009C3F09" w:rsidRDefault="009C3F09" w:rsidP="009C3F09">
            <w:pPr>
              <w:pStyle w:val="11"/>
              <w:numPr>
                <w:ilvl w:val="0"/>
                <w:numId w:val="57"/>
              </w:numPr>
              <w:spacing w:before="0" w:after="0"/>
            </w:pPr>
            <w:r>
              <w:rPr>
                <w:rFonts w:hint="cs"/>
                <w:cs/>
              </w:rPr>
              <w:t>เข้าใจนัยของพฤติกรรม อารมณ์ และความรู้สึกของผู้อื่น</w:t>
            </w:r>
          </w:p>
          <w:p w:rsidR="009C3F09" w:rsidRPr="00911FC9" w:rsidRDefault="009C3F09" w:rsidP="009C3F09">
            <w:pPr>
              <w:pStyle w:val="11"/>
              <w:numPr>
                <w:ilvl w:val="0"/>
                <w:numId w:val="57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ใช้ความเข้าใจนั้นให้เป็นประโยชน์ในการผูกมิตร ทำความรู้จัก หรือติดต่อประสานงาน</w:t>
            </w:r>
          </w:p>
        </w:tc>
      </w:tr>
      <w:tr w:rsidR="009C3F09" w:rsidRPr="00E65C77" w:rsidTr="009C3F09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Pr="00E65C77" w:rsidRDefault="009C3F09" w:rsidP="00720827">
            <w:pPr>
              <w:pStyle w:val="11"/>
              <w:spacing w:before="0" w:after="0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ระดับที่ 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F09" w:rsidRDefault="009C3F09" w:rsidP="00720827">
            <w:pPr>
              <w:pStyle w:val="11"/>
              <w:spacing w:before="0" w:after="0"/>
              <w:ind w:firstLine="0"/>
            </w:pPr>
            <w:r>
              <w:rPr>
                <w:rFonts w:hint="cs"/>
                <w:cs/>
              </w:rPr>
              <w:t>แสดงสมรรถนะระดับที่ 4 และเข้าใจสาเหตุของพฤติกรรมผู้อื่น</w:t>
            </w:r>
          </w:p>
          <w:p w:rsidR="009C3F09" w:rsidRDefault="009C3F09" w:rsidP="009C3F09">
            <w:pPr>
              <w:pStyle w:val="11"/>
              <w:numPr>
                <w:ilvl w:val="0"/>
                <w:numId w:val="58"/>
              </w:numPr>
              <w:spacing w:before="0" w:after="0"/>
            </w:pPr>
            <w:r>
              <w:rPr>
                <w:rFonts w:hint="cs"/>
                <w:cs/>
              </w:rPr>
              <w:t>เข้าใจถึงสาเหตุของพฤติกรรม หรือปัญหา ตลอดจนที่มาของแรงจูงใจ ระยะยาวที่ทำให้เกิดพฤติกรรมของผู้อื่น</w:t>
            </w:r>
          </w:p>
          <w:p w:rsidR="009C3F09" w:rsidRPr="00911FC9" w:rsidRDefault="009C3F09" w:rsidP="009C3F09">
            <w:pPr>
              <w:pStyle w:val="11"/>
              <w:numPr>
                <w:ilvl w:val="0"/>
                <w:numId w:val="58"/>
              </w:numPr>
              <w:spacing w:before="0" w:after="0"/>
              <w:rPr>
                <w:cs/>
              </w:rPr>
            </w:pPr>
            <w:r>
              <w:rPr>
                <w:rFonts w:hint="cs"/>
                <w:cs/>
              </w:rPr>
              <w:t>เข้าใจพฤติกรรมของผู้อื่น จนสามารถบอกถึงจุดอ่อน จุดแข็ง และลักษณะนิสัยของผู้นั้นได้อย่างถูกต้อง</w:t>
            </w:r>
          </w:p>
        </w:tc>
      </w:tr>
    </w:tbl>
    <w:p w:rsidR="009C3F09" w:rsidRDefault="009C3F09" w:rsidP="009C3F09">
      <w:pPr>
        <w:pStyle w:val="11"/>
        <w:spacing w:before="0" w:after="0"/>
      </w:pPr>
      <w:bookmarkStart w:id="37" w:name="_GoBack"/>
      <w:bookmarkEnd w:id="37"/>
    </w:p>
    <w:p w:rsidR="002E2094" w:rsidRDefault="002E2094" w:rsidP="00FE0A61">
      <w:pPr>
        <w:jc w:val="center"/>
      </w:pPr>
    </w:p>
    <w:p w:rsidR="009C3F09" w:rsidRDefault="009C3F09"/>
    <w:sectPr w:rsidR="009C3F09" w:rsidSect="00482FB9">
      <w:headerReference w:type="default" r:id="rId16"/>
      <w:pgSz w:w="11907" w:h="16839" w:code="9"/>
      <w:pgMar w:top="1440" w:right="1440" w:bottom="1440" w:left="1440" w:header="562" w:footer="562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F40" w:rsidRDefault="002C1F40" w:rsidP="0007427F">
      <w:r>
        <w:separator/>
      </w:r>
    </w:p>
  </w:endnote>
  <w:endnote w:type="continuationSeparator" w:id="0">
    <w:p w:rsidR="002C1F40" w:rsidRDefault="002C1F40" w:rsidP="00074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0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UPC">
    <w:panose1 w:val="02020603050405020304"/>
    <w:charset w:val="DE"/>
    <w:family w:val="roman"/>
    <w:pitch w:val="variable"/>
    <w:sig w:usb0="01000003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illen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TH Baijam">
    <w:panose1 w:val="02000506000000020004"/>
    <w:charset w:val="00"/>
    <w:family w:val="auto"/>
    <w:pitch w:val="variable"/>
    <w:sig w:usb0="A100002F" w:usb1="5000204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5298" w:rsidRDefault="00065298" w:rsidP="00954E32">
    <w:pPr>
      <w:pStyle w:val="af3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F40" w:rsidRDefault="002C1F40" w:rsidP="0007427F">
      <w:r>
        <w:separator/>
      </w:r>
    </w:p>
  </w:footnote>
  <w:footnote w:type="continuationSeparator" w:id="0">
    <w:p w:rsidR="002C1F40" w:rsidRDefault="002C1F40" w:rsidP="000742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5298" w:rsidRDefault="002F662C" w:rsidP="009939C0">
    <w:pPr>
      <w:pStyle w:val="af6"/>
      <w:rPr>
        <w:rStyle w:val="af5"/>
      </w:rPr>
    </w:pPr>
    <w:r>
      <w:rPr>
        <w:rStyle w:val="af5"/>
        <w:cs/>
      </w:rPr>
      <w:fldChar w:fldCharType="begin"/>
    </w:r>
    <w:r w:rsidR="00065298">
      <w:rPr>
        <w:rStyle w:val="af5"/>
      </w:rPr>
      <w:instrText xml:space="preserve">PAGE  </w:instrText>
    </w:r>
    <w:r>
      <w:rPr>
        <w:rStyle w:val="af5"/>
        <w:cs/>
      </w:rPr>
      <w:fldChar w:fldCharType="end"/>
    </w:r>
  </w:p>
  <w:p w:rsidR="00065298" w:rsidRDefault="00065298" w:rsidP="009939C0">
    <w:pPr>
      <w:pStyle w:val="af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5298" w:rsidRDefault="002115E8">
    <w:pPr>
      <w:pStyle w:val="af6"/>
    </w:pPr>
    <w:r>
      <w:fldChar w:fldCharType="begin"/>
    </w:r>
    <w:r>
      <w:instrText xml:space="preserve"> PAGE   \* MERGEFORMAT </w:instrText>
    </w:r>
    <w:r>
      <w:fldChar w:fldCharType="separate"/>
    </w:r>
    <w:r w:rsidR="003872CE">
      <w:rPr>
        <w:noProof/>
      </w:rPr>
      <w:t>21</w:t>
    </w:r>
    <w:r>
      <w:rPr>
        <w:noProof/>
      </w:rPr>
      <w:fldChar w:fldCharType="end"/>
    </w:r>
  </w:p>
  <w:p w:rsidR="00065298" w:rsidRDefault="00065298">
    <w:pPr>
      <w:pStyle w:val="af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121329"/>
      <w:docPartObj>
        <w:docPartGallery w:val="Page Numbers (Top of Page)"/>
        <w:docPartUnique/>
      </w:docPartObj>
    </w:sdtPr>
    <w:sdtEndPr>
      <w:rPr>
        <w:noProof/>
      </w:rPr>
    </w:sdtEndPr>
    <w:sdtContent>
      <w:p w:rsidR="00065298" w:rsidRDefault="002115E8">
        <w:pPr>
          <w:pStyle w:val="af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72CE"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:rsidR="00065298" w:rsidRDefault="00065298">
    <w:pPr>
      <w:pStyle w:val="af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5298" w:rsidRDefault="002115E8">
    <w:pPr>
      <w:pStyle w:val="af6"/>
    </w:pPr>
    <w:r>
      <w:fldChar w:fldCharType="begin"/>
    </w:r>
    <w:r>
      <w:instrText xml:space="preserve"> PAGE   \* MERGEFORMAT </w:instrText>
    </w:r>
    <w:r>
      <w:fldChar w:fldCharType="separate"/>
    </w:r>
    <w:r w:rsidR="003872CE">
      <w:rPr>
        <w:noProof/>
      </w:rPr>
      <w:t>36</w:t>
    </w:r>
    <w:r>
      <w:rPr>
        <w:noProof/>
      </w:rPr>
      <w:fldChar w:fldCharType="end"/>
    </w:r>
  </w:p>
  <w:p w:rsidR="00065298" w:rsidRDefault="00065298">
    <w:pPr>
      <w:pStyle w:val="af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D60860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CA0B7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B96C6D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61EEC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F06016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930F6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A72EC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746EE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01875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017B70D4"/>
    <w:multiLevelType w:val="hybridMultilevel"/>
    <w:tmpl w:val="646C092A"/>
    <w:lvl w:ilvl="0" w:tplc="05B0B14C">
      <w:start w:val="1"/>
      <w:numFmt w:val="decimal"/>
      <w:pStyle w:val="6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018A2EBD"/>
    <w:multiLevelType w:val="hybridMultilevel"/>
    <w:tmpl w:val="99B2B7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AD1EB3"/>
    <w:multiLevelType w:val="hybridMultilevel"/>
    <w:tmpl w:val="C73000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536098E"/>
    <w:multiLevelType w:val="hybridMultilevel"/>
    <w:tmpl w:val="9050BD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5967858"/>
    <w:multiLevelType w:val="hybridMultilevel"/>
    <w:tmpl w:val="336C02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7DE1163"/>
    <w:multiLevelType w:val="hybridMultilevel"/>
    <w:tmpl w:val="4F3E84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8BC4CBA"/>
    <w:multiLevelType w:val="hybridMultilevel"/>
    <w:tmpl w:val="552E2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B7528E4"/>
    <w:multiLevelType w:val="hybridMultilevel"/>
    <w:tmpl w:val="C7C214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BB01E15"/>
    <w:multiLevelType w:val="hybridMultilevel"/>
    <w:tmpl w:val="7D1AF5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D343C5E"/>
    <w:multiLevelType w:val="hybridMultilevel"/>
    <w:tmpl w:val="A2E4A4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F3B0DF1"/>
    <w:multiLevelType w:val="hybridMultilevel"/>
    <w:tmpl w:val="EBE2C2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0EE221A"/>
    <w:multiLevelType w:val="hybridMultilevel"/>
    <w:tmpl w:val="052EEF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3514C5F"/>
    <w:multiLevelType w:val="hybridMultilevel"/>
    <w:tmpl w:val="4A9A79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4430863"/>
    <w:multiLevelType w:val="hybridMultilevel"/>
    <w:tmpl w:val="E8A237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8E83281"/>
    <w:multiLevelType w:val="hybridMultilevel"/>
    <w:tmpl w:val="550287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AC64C6D"/>
    <w:multiLevelType w:val="hybridMultilevel"/>
    <w:tmpl w:val="904AF342"/>
    <w:lvl w:ilvl="0" w:tplc="8C7A9C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1FB87C6B"/>
    <w:multiLevelType w:val="hybridMultilevel"/>
    <w:tmpl w:val="C6961A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0A20CBC"/>
    <w:multiLevelType w:val="hybridMultilevel"/>
    <w:tmpl w:val="4F9A3E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74B2996"/>
    <w:multiLevelType w:val="hybridMultilevel"/>
    <w:tmpl w:val="3EDAAA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80B6910"/>
    <w:multiLevelType w:val="hybridMultilevel"/>
    <w:tmpl w:val="96084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1FF2EEE"/>
    <w:multiLevelType w:val="hybridMultilevel"/>
    <w:tmpl w:val="3FA27F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4753B24"/>
    <w:multiLevelType w:val="hybridMultilevel"/>
    <w:tmpl w:val="3F421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67F6C6B"/>
    <w:multiLevelType w:val="hybridMultilevel"/>
    <w:tmpl w:val="2A30D0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73A710D"/>
    <w:multiLevelType w:val="hybridMultilevel"/>
    <w:tmpl w:val="9F866F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38043C12"/>
    <w:multiLevelType w:val="hybridMultilevel"/>
    <w:tmpl w:val="7A906374"/>
    <w:lvl w:ilvl="0" w:tplc="B976987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3B044BAB"/>
    <w:multiLevelType w:val="hybridMultilevel"/>
    <w:tmpl w:val="53B23B10"/>
    <w:lvl w:ilvl="0" w:tplc="BBF653B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3BF6122D"/>
    <w:multiLevelType w:val="hybridMultilevel"/>
    <w:tmpl w:val="BBB4A1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3E325693"/>
    <w:multiLevelType w:val="hybridMultilevel"/>
    <w:tmpl w:val="27A2CE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E866DF7"/>
    <w:multiLevelType w:val="hybridMultilevel"/>
    <w:tmpl w:val="E4F637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F8F11C3"/>
    <w:multiLevelType w:val="hybridMultilevel"/>
    <w:tmpl w:val="5DC256EC"/>
    <w:lvl w:ilvl="0" w:tplc="A8AAF41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40203BA4"/>
    <w:multiLevelType w:val="hybridMultilevel"/>
    <w:tmpl w:val="999A26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0676C19"/>
    <w:multiLevelType w:val="hybridMultilevel"/>
    <w:tmpl w:val="ACB88A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1703357"/>
    <w:multiLevelType w:val="hybridMultilevel"/>
    <w:tmpl w:val="9800A6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41C559B6"/>
    <w:multiLevelType w:val="hybridMultilevel"/>
    <w:tmpl w:val="DCF8B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440F3966"/>
    <w:multiLevelType w:val="hybridMultilevel"/>
    <w:tmpl w:val="9CF4D8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45120E14"/>
    <w:multiLevelType w:val="hybridMultilevel"/>
    <w:tmpl w:val="9836D7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46394B81"/>
    <w:multiLevelType w:val="hybridMultilevel"/>
    <w:tmpl w:val="C85610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49CD7DAB"/>
    <w:multiLevelType w:val="hybridMultilevel"/>
    <w:tmpl w:val="BBFC5D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4BD27B07"/>
    <w:multiLevelType w:val="hybridMultilevel"/>
    <w:tmpl w:val="064E28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514F779F"/>
    <w:multiLevelType w:val="hybridMultilevel"/>
    <w:tmpl w:val="C67C3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52FC4B38"/>
    <w:multiLevelType w:val="hybridMultilevel"/>
    <w:tmpl w:val="DB26BC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5515592C"/>
    <w:multiLevelType w:val="hybridMultilevel"/>
    <w:tmpl w:val="705C0C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56A552B0"/>
    <w:multiLevelType w:val="hybridMultilevel"/>
    <w:tmpl w:val="DD106E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579E07FB"/>
    <w:multiLevelType w:val="hybridMultilevel"/>
    <w:tmpl w:val="A4ACCD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5A0653AA"/>
    <w:multiLevelType w:val="hybridMultilevel"/>
    <w:tmpl w:val="BFD4C1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5C572D3D"/>
    <w:multiLevelType w:val="hybridMultilevel"/>
    <w:tmpl w:val="53566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5DBC307C"/>
    <w:multiLevelType w:val="hybridMultilevel"/>
    <w:tmpl w:val="623AAD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5E565927"/>
    <w:multiLevelType w:val="hybridMultilevel"/>
    <w:tmpl w:val="E8FEF4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5F307D86"/>
    <w:multiLevelType w:val="hybridMultilevel"/>
    <w:tmpl w:val="8D0C7A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5F53380D"/>
    <w:multiLevelType w:val="hybridMultilevel"/>
    <w:tmpl w:val="2C4A8B42"/>
    <w:lvl w:ilvl="0" w:tplc="EDEC3ED0">
      <w:start w:val="1"/>
      <w:numFmt w:val="decimal"/>
      <w:pStyle w:val="4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decimal"/>
      <w:pStyle w:val="5"/>
      <w:lvlText w:val="%2)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9">
    <w:nsid w:val="69AB0054"/>
    <w:multiLevelType w:val="hybridMultilevel"/>
    <w:tmpl w:val="630C4E98"/>
    <w:lvl w:ilvl="0" w:tplc="7856E3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32416F0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6C067CD4"/>
    <w:multiLevelType w:val="hybridMultilevel"/>
    <w:tmpl w:val="BA2E06C8"/>
    <w:lvl w:ilvl="0" w:tplc="9F3401D4">
      <w:start w:val="1"/>
      <w:numFmt w:val="decimal"/>
      <w:lvlText w:val="%1)"/>
      <w:lvlJc w:val="left"/>
      <w:pPr>
        <w:ind w:left="1440" w:hanging="360"/>
      </w:pPr>
      <w:rPr>
        <w:rFonts w:ascii="TH SarabunPSK" w:hAnsi="TH SarabunPSK"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>
    <w:nsid w:val="6DA63567"/>
    <w:multiLevelType w:val="hybridMultilevel"/>
    <w:tmpl w:val="E6A4D6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70483FFB"/>
    <w:multiLevelType w:val="hybridMultilevel"/>
    <w:tmpl w:val="091613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729D3B8E"/>
    <w:multiLevelType w:val="hybridMultilevel"/>
    <w:tmpl w:val="06507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794635FA"/>
    <w:multiLevelType w:val="hybridMultilevel"/>
    <w:tmpl w:val="35DA421C"/>
    <w:lvl w:ilvl="0" w:tplc="1938FD4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5">
    <w:nsid w:val="79D354AC"/>
    <w:multiLevelType w:val="hybridMultilevel"/>
    <w:tmpl w:val="371CB0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7C4B0CF6"/>
    <w:multiLevelType w:val="hybridMultilevel"/>
    <w:tmpl w:val="C17C4D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8"/>
  </w:num>
  <w:num w:numId="2">
    <w:abstractNumId w:val="9"/>
  </w:num>
  <w:num w:numId="3">
    <w:abstractNumId w:val="60"/>
  </w:num>
  <w:num w:numId="4">
    <w:abstractNumId w:val="66"/>
  </w:num>
  <w:num w:numId="5">
    <w:abstractNumId w:val="59"/>
  </w:num>
  <w:num w:numId="6">
    <w:abstractNumId w:val="24"/>
  </w:num>
  <w:num w:numId="7">
    <w:abstractNumId w:val="64"/>
  </w:num>
  <w:num w:numId="8">
    <w:abstractNumId w:val="33"/>
  </w:num>
  <w:num w:numId="9">
    <w:abstractNumId w:val="34"/>
  </w:num>
  <w:num w:numId="10">
    <w:abstractNumId w:val="38"/>
  </w:num>
  <w:num w:numId="11">
    <w:abstractNumId w:val="46"/>
  </w:num>
  <w:num w:numId="12">
    <w:abstractNumId w:val="35"/>
  </w:num>
  <w:num w:numId="13">
    <w:abstractNumId w:val="32"/>
  </w:num>
  <w:num w:numId="14">
    <w:abstractNumId w:val="30"/>
  </w:num>
  <w:num w:numId="15">
    <w:abstractNumId w:val="31"/>
  </w:num>
  <w:num w:numId="16">
    <w:abstractNumId w:val="54"/>
  </w:num>
  <w:num w:numId="17">
    <w:abstractNumId w:val="12"/>
  </w:num>
  <w:num w:numId="18">
    <w:abstractNumId w:val="55"/>
  </w:num>
  <w:num w:numId="19">
    <w:abstractNumId w:val="10"/>
  </w:num>
  <w:num w:numId="20">
    <w:abstractNumId w:val="36"/>
  </w:num>
  <w:num w:numId="21">
    <w:abstractNumId w:val="14"/>
  </w:num>
  <w:num w:numId="22">
    <w:abstractNumId w:val="28"/>
  </w:num>
  <w:num w:numId="23">
    <w:abstractNumId w:val="17"/>
  </w:num>
  <w:num w:numId="24">
    <w:abstractNumId w:val="13"/>
  </w:num>
  <w:num w:numId="25">
    <w:abstractNumId w:val="56"/>
  </w:num>
  <w:num w:numId="26">
    <w:abstractNumId w:val="65"/>
  </w:num>
  <w:num w:numId="27">
    <w:abstractNumId w:val="21"/>
  </w:num>
  <w:num w:numId="28">
    <w:abstractNumId w:val="47"/>
  </w:num>
  <w:num w:numId="29">
    <w:abstractNumId w:val="51"/>
  </w:num>
  <w:num w:numId="30">
    <w:abstractNumId w:val="29"/>
  </w:num>
  <w:num w:numId="31">
    <w:abstractNumId w:val="44"/>
  </w:num>
  <w:num w:numId="32">
    <w:abstractNumId w:val="25"/>
  </w:num>
  <w:num w:numId="33">
    <w:abstractNumId w:val="53"/>
  </w:num>
  <w:num w:numId="34">
    <w:abstractNumId w:val="61"/>
  </w:num>
  <w:num w:numId="35">
    <w:abstractNumId w:val="11"/>
  </w:num>
  <w:num w:numId="36">
    <w:abstractNumId w:val="48"/>
  </w:num>
  <w:num w:numId="37">
    <w:abstractNumId w:val="37"/>
  </w:num>
  <w:num w:numId="38">
    <w:abstractNumId w:val="23"/>
  </w:num>
  <w:num w:numId="39">
    <w:abstractNumId w:val="40"/>
  </w:num>
  <w:num w:numId="40">
    <w:abstractNumId w:val="39"/>
  </w:num>
  <w:num w:numId="41">
    <w:abstractNumId w:val="49"/>
  </w:num>
  <w:num w:numId="42">
    <w:abstractNumId w:val="15"/>
  </w:num>
  <w:num w:numId="43">
    <w:abstractNumId w:val="57"/>
  </w:num>
  <w:num w:numId="44">
    <w:abstractNumId w:val="52"/>
  </w:num>
  <w:num w:numId="45">
    <w:abstractNumId w:val="22"/>
  </w:num>
  <w:num w:numId="46">
    <w:abstractNumId w:val="41"/>
  </w:num>
  <w:num w:numId="47">
    <w:abstractNumId w:val="16"/>
  </w:num>
  <w:num w:numId="48">
    <w:abstractNumId w:val="62"/>
  </w:num>
  <w:num w:numId="49">
    <w:abstractNumId w:val="27"/>
  </w:num>
  <w:num w:numId="50">
    <w:abstractNumId w:val="42"/>
  </w:num>
  <w:num w:numId="51">
    <w:abstractNumId w:val="20"/>
  </w:num>
  <w:num w:numId="52">
    <w:abstractNumId w:val="50"/>
  </w:num>
  <w:num w:numId="53">
    <w:abstractNumId w:val="19"/>
  </w:num>
  <w:num w:numId="54">
    <w:abstractNumId w:val="26"/>
  </w:num>
  <w:num w:numId="55">
    <w:abstractNumId w:val="63"/>
  </w:num>
  <w:num w:numId="56">
    <w:abstractNumId w:val="18"/>
  </w:num>
  <w:num w:numId="57">
    <w:abstractNumId w:val="43"/>
  </w:num>
  <w:num w:numId="58">
    <w:abstractNumId w:val="45"/>
  </w:num>
  <w:num w:numId="59">
    <w:abstractNumId w:val="7"/>
  </w:num>
  <w:num w:numId="60">
    <w:abstractNumId w:val="6"/>
  </w:num>
  <w:num w:numId="61">
    <w:abstractNumId w:val="5"/>
  </w:num>
  <w:num w:numId="62">
    <w:abstractNumId w:val="4"/>
  </w:num>
  <w:num w:numId="63">
    <w:abstractNumId w:val="8"/>
  </w:num>
  <w:num w:numId="64">
    <w:abstractNumId w:val="3"/>
  </w:num>
  <w:num w:numId="65">
    <w:abstractNumId w:val="2"/>
  </w:num>
  <w:num w:numId="66">
    <w:abstractNumId w:val="1"/>
  </w:num>
  <w:num w:numId="67">
    <w:abstractNumId w:val="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oNotHyphenateCaps/>
  <w:drawingGridHorizontalSpacing w:val="16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8B9"/>
    <w:rsid w:val="00001588"/>
    <w:rsid w:val="00002A10"/>
    <w:rsid w:val="000030A6"/>
    <w:rsid w:val="000031C6"/>
    <w:rsid w:val="000037FB"/>
    <w:rsid w:val="00004989"/>
    <w:rsid w:val="0000558B"/>
    <w:rsid w:val="00005886"/>
    <w:rsid w:val="000058DF"/>
    <w:rsid w:val="00013287"/>
    <w:rsid w:val="0001360E"/>
    <w:rsid w:val="000137F0"/>
    <w:rsid w:val="00013905"/>
    <w:rsid w:val="00014200"/>
    <w:rsid w:val="000142B6"/>
    <w:rsid w:val="000155D0"/>
    <w:rsid w:val="00015766"/>
    <w:rsid w:val="0001672A"/>
    <w:rsid w:val="000167FE"/>
    <w:rsid w:val="00016DC6"/>
    <w:rsid w:val="000170FE"/>
    <w:rsid w:val="00017ED2"/>
    <w:rsid w:val="00023E9F"/>
    <w:rsid w:val="00024B18"/>
    <w:rsid w:val="00024FE8"/>
    <w:rsid w:val="000252CE"/>
    <w:rsid w:val="000252F9"/>
    <w:rsid w:val="00025A03"/>
    <w:rsid w:val="00025FDB"/>
    <w:rsid w:val="00030022"/>
    <w:rsid w:val="000305D3"/>
    <w:rsid w:val="00030FCA"/>
    <w:rsid w:val="00032B9A"/>
    <w:rsid w:val="000335F0"/>
    <w:rsid w:val="00033776"/>
    <w:rsid w:val="0003382F"/>
    <w:rsid w:val="0003418E"/>
    <w:rsid w:val="0003428C"/>
    <w:rsid w:val="0003467E"/>
    <w:rsid w:val="00035D59"/>
    <w:rsid w:val="00036B76"/>
    <w:rsid w:val="0003710F"/>
    <w:rsid w:val="000403D4"/>
    <w:rsid w:val="00041373"/>
    <w:rsid w:val="00041429"/>
    <w:rsid w:val="00041BAB"/>
    <w:rsid w:val="00042627"/>
    <w:rsid w:val="00042D2E"/>
    <w:rsid w:val="00043240"/>
    <w:rsid w:val="000438C7"/>
    <w:rsid w:val="00043DD1"/>
    <w:rsid w:val="00044005"/>
    <w:rsid w:val="0004417E"/>
    <w:rsid w:val="00044A20"/>
    <w:rsid w:val="000463FC"/>
    <w:rsid w:val="000478B7"/>
    <w:rsid w:val="00050BF6"/>
    <w:rsid w:val="00051304"/>
    <w:rsid w:val="00055379"/>
    <w:rsid w:val="00055FDA"/>
    <w:rsid w:val="000568AD"/>
    <w:rsid w:val="00056D1E"/>
    <w:rsid w:val="000577A4"/>
    <w:rsid w:val="00057CAD"/>
    <w:rsid w:val="00061602"/>
    <w:rsid w:val="00062069"/>
    <w:rsid w:val="00062746"/>
    <w:rsid w:val="00062A4D"/>
    <w:rsid w:val="000630C5"/>
    <w:rsid w:val="000636BF"/>
    <w:rsid w:val="00063BAC"/>
    <w:rsid w:val="0006491B"/>
    <w:rsid w:val="00064A79"/>
    <w:rsid w:val="00064ABE"/>
    <w:rsid w:val="00064C37"/>
    <w:rsid w:val="00065298"/>
    <w:rsid w:val="000654B4"/>
    <w:rsid w:val="00066AD9"/>
    <w:rsid w:val="0006776F"/>
    <w:rsid w:val="0007010F"/>
    <w:rsid w:val="00070393"/>
    <w:rsid w:val="000705FE"/>
    <w:rsid w:val="00073603"/>
    <w:rsid w:val="000740E6"/>
    <w:rsid w:val="0007427F"/>
    <w:rsid w:val="0007445E"/>
    <w:rsid w:val="00075AA5"/>
    <w:rsid w:val="000770A6"/>
    <w:rsid w:val="00077CD7"/>
    <w:rsid w:val="0008001C"/>
    <w:rsid w:val="00080564"/>
    <w:rsid w:val="0008132D"/>
    <w:rsid w:val="00081630"/>
    <w:rsid w:val="000816C1"/>
    <w:rsid w:val="0008228E"/>
    <w:rsid w:val="00082682"/>
    <w:rsid w:val="00082FD2"/>
    <w:rsid w:val="000830D9"/>
    <w:rsid w:val="00083BB4"/>
    <w:rsid w:val="00084025"/>
    <w:rsid w:val="00084529"/>
    <w:rsid w:val="00085903"/>
    <w:rsid w:val="0008594B"/>
    <w:rsid w:val="00085EE7"/>
    <w:rsid w:val="00091237"/>
    <w:rsid w:val="00091418"/>
    <w:rsid w:val="00092EED"/>
    <w:rsid w:val="0009317D"/>
    <w:rsid w:val="00093A88"/>
    <w:rsid w:val="000949E0"/>
    <w:rsid w:val="00094E7D"/>
    <w:rsid w:val="000954E6"/>
    <w:rsid w:val="00095942"/>
    <w:rsid w:val="000965F0"/>
    <w:rsid w:val="000969F3"/>
    <w:rsid w:val="00097975"/>
    <w:rsid w:val="000A00CB"/>
    <w:rsid w:val="000A11D5"/>
    <w:rsid w:val="000A155B"/>
    <w:rsid w:val="000A1FA4"/>
    <w:rsid w:val="000A22C1"/>
    <w:rsid w:val="000A2617"/>
    <w:rsid w:val="000A3834"/>
    <w:rsid w:val="000A478C"/>
    <w:rsid w:val="000A4EB6"/>
    <w:rsid w:val="000A5FCB"/>
    <w:rsid w:val="000A682C"/>
    <w:rsid w:val="000A716E"/>
    <w:rsid w:val="000A7872"/>
    <w:rsid w:val="000B1343"/>
    <w:rsid w:val="000B2304"/>
    <w:rsid w:val="000B2D3C"/>
    <w:rsid w:val="000B3230"/>
    <w:rsid w:val="000B3C0C"/>
    <w:rsid w:val="000B5755"/>
    <w:rsid w:val="000B6D4D"/>
    <w:rsid w:val="000B7BBF"/>
    <w:rsid w:val="000B7CD2"/>
    <w:rsid w:val="000C114E"/>
    <w:rsid w:val="000C169C"/>
    <w:rsid w:val="000C203E"/>
    <w:rsid w:val="000C3A3F"/>
    <w:rsid w:val="000C3F65"/>
    <w:rsid w:val="000C43BE"/>
    <w:rsid w:val="000C44C3"/>
    <w:rsid w:val="000C4F1E"/>
    <w:rsid w:val="000C5316"/>
    <w:rsid w:val="000C53DE"/>
    <w:rsid w:val="000C6547"/>
    <w:rsid w:val="000D0C1F"/>
    <w:rsid w:val="000D113E"/>
    <w:rsid w:val="000D219B"/>
    <w:rsid w:val="000D3ED2"/>
    <w:rsid w:val="000D41EA"/>
    <w:rsid w:val="000D5B39"/>
    <w:rsid w:val="000D6115"/>
    <w:rsid w:val="000D6824"/>
    <w:rsid w:val="000D68F0"/>
    <w:rsid w:val="000D6E68"/>
    <w:rsid w:val="000D7825"/>
    <w:rsid w:val="000D793E"/>
    <w:rsid w:val="000E037F"/>
    <w:rsid w:val="000E1426"/>
    <w:rsid w:val="000E1ACE"/>
    <w:rsid w:val="000E1B57"/>
    <w:rsid w:val="000E1BD8"/>
    <w:rsid w:val="000E1C36"/>
    <w:rsid w:val="000E2046"/>
    <w:rsid w:val="000E3AD4"/>
    <w:rsid w:val="000E3DD7"/>
    <w:rsid w:val="000E4FB9"/>
    <w:rsid w:val="000E7090"/>
    <w:rsid w:val="000E7ACD"/>
    <w:rsid w:val="000F036A"/>
    <w:rsid w:val="000F0613"/>
    <w:rsid w:val="000F12E1"/>
    <w:rsid w:val="000F232B"/>
    <w:rsid w:val="000F2AE2"/>
    <w:rsid w:val="000F3C36"/>
    <w:rsid w:val="000F57A7"/>
    <w:rsid w:val="000F6237"/>
    <w:rsid w:val="000F6727"/>
    <w:rsid w:val="000F6DBB"/>
    <w:rsid w:val="000F725E"/>
    <w:rsid w:val="000F77C8"/>
    <w:rsid w:val="000F7D21"/>
    <w:rsid w:val="0010098D"/>
    <w:rsid w:val="00100AB1"/>
    <w:rsid w:val="001027BE"/>
    <w:rsid w:val="001032E5"/>
    <w:rsid w:val="0010354E"/>
    <w:rsid w:val="00103D40"/>
    <w:rsid w:val="001047D6"/>
    <w:rsid w:val="001051DE"/>
    <w:rsid w:val="00105C56"/>
    <w:rsid w:val="00106EF6"/>
    <w:rsid w:val="00110145"/>
    <w:rsid w:val="001106A6"/>
    <w:rsid w:val="0011089A"/>
    <w:rsid w:val="00110C84"/>
    <w:rsid w:val="0011101D"/>
    <w:rsid w:val="00111892"/>
    <w:rsid w:val="001150F0"/>
    <w:rsid w:val="00115826"/>
    <w:rsid w:val="0011587B"/>
    <w:rsid w:val="0011669B"/>
    <w:rsid w:val="00116B68"/>
    <w:rsid w:val="00120938"/>
    <w:rsid w:val="0012103A"/>
    <w:rsid w:val="00121995"/>
    <w:rsid w:val="00121F00"/>
    <w:rsid w:val="001231EA"/>
    <w:rsid w:val="00123214"/>
    <w:rsid w:val="00123996"/>
    <w:rsid w:val="00123B32"/>
    <w:rsid w:val="00123E45"/>
    <w:rsid w:val="00123F5B"/>
    <w:rsid w:val="00124A7D"/>
    <w:rsid w:val="001250F3"/>
    <w:rsid w:val="00126680"/>
    <w:rsid w:val="00130E4B"/>
    <w:rsid w:val="00134759"/>
    <w:rsid w:val="00135885"/>
    <w:rsid w:val="00135F63"/>
    <w:rsid w:val="00136231"/>
    <w:rsid w:val="00137156"/>
    <w:rsid w:val="0014352F"/>
    <w:rsid w:val="00143634"/>
    <w:rsid w:val="00144027"/>
    <w:rsid w:val="00145BD3"/>
    <w:rsid w:val="00146AB3"/>
    <w:rsid w:val="001478DB"/>
    <w:rsid w:val="0015039E"/>
    <w:rsid w:val="0015117E"/>
    <w:rsid w:val="00151954"/>
    <w:rsid w:val="00151E88"/>
    <w:rsid w:val="001546AB"/>
    <w:rsid w:val="00155433"/>
    <w:rsid w:val="00155E5A"/>
    <w:rsid w:val="00156BF8"/>
    <w:rsid w:val="00157557"/>
    <w:rsid w:val="00157730"/>
    <w:rsid w:val="00157B03"/>
    <w:rsid w:val="001621E6"/>
    <w:rsid w:val="001622DC"/>
    <w:rsid w:val="00162652"/>
    <w:rsid w:val="0016385C"/>
    <w:rsid w:val="00163D71"/>
    <w:rsid w:val="00163FA3"/>
    <w:rsid w:val="0016436D"/>
    <w:rsid w:val="001645B4"/>
    <w:rsid w:val="00165076"/>
    <w:rsid w:val="0016525E"/>
    <w:rsid w:val="00165D8B"/>
    <w:rsid w:val="001667FD"/>
    <w:rsid w:val="00166AD3"/>
    <w:rsid w:val="00170330"/>
    <w:rsid w:val="001708D1"/>
    <w:rsid w:val="0017179F"/>
    <w:rsid w:val="001729D8"/>
    <w:rsid w:val="0017377A"/>
    <w:rsid w:val="00174B91"/>
    <w:rsid w:val="001761BD"/>
    <w:rsid w:val="001767CD"/>
    <w:rsid w:val="00176C4C"/>
    <w:rsid w:val="0017718F"/>
    <w:rsid w:val="00177B64"/>
    <w:rsid w:val="00177F29"/>
    <w:rsid w:val="00180647"/>
    <w:rsid w:val="00181E4B"/>
    <w:rsid w:val="00183EC9"/>
    <w:rsid w:val="001875AA"/>
    <w:rsid w:val="00193B45"/>
    <w:rsid w:val="00193B8A"/>
    <w:rsid w:val="00193C95"/>
    <w:rsid w:val="00194262"/>
    <w:rsid w:val="001951F6"/>
    <w:rsid w:val="00196B5C"/>
    <w:rsid w:val="00197045"/>
    <w:rsid w:val="00197B9D"/>
    <w:rsid w:val="001A0348"/>
    <w:rsid w:val="001A0D34"/>
    <w:rsid w:val="001A4478"/>
    <w:rsid w:val="001A4FD5"/>
    <w:rsid w:val="001A7504"/>
    <w:rsid w:val="001A79F2"/>
    <w:rsid w:val="001A7A68"/>
    <w:rsid w:val="001B11C8"/>
    <w:rsid w:val="001B2869"/>
    <w:rsid w:val="001B3044"/>
    <w:rsid w:val="001B33BB"/>
    <w:rsid w:val="001B3C50"/>
    <w:rsid w:val="001B49CF"/>
    <w:rsid w:val="001B5502"/>
    <w:rsid w:val="001B55A3"/>
    <w:rsid w:val="001B5C84"/>
    <w:rsid w:val="001B5D29"/>
    <w:rsid w:val="001B72EB"/>
    <w:rsid w:val="001B748C"/>
    <w:rsid w:val="001B7DFE"/>
    <w:rsid w:val="001C0382"/>
    <w:rsid w:val="001C0FF0"/>
    <w:rsid w:val="001C166F"/>
    <w:rsid w:val="001C25FF"/>
    <w:rsid w:val="001C2C1F"/>
    <w:rsid w:val="001C36EE"/>
    <w:rsid w:val="001C45DB"/>
    <w:rsid w:val="001C4DF6"/>
    <w:rsid w:val="001C52DF"/>
    <w:rsid w:val="001C63C4"/>
    <w:rsid w:val="001C63F9"/>
    <w:rsid w:val="001D0855"/>
    <w:rsid w:val="001D2576"/>
    <w:rsid w:val="001D2FD1"/>
    <w:rsid w:val="001D3E27"/>
    <w:rsid w:val="001D48D3"/>
    <w:rsid w:val="001D4B17"/>
    <w:rsid w:val="001D4D6E"/>
    <w:rsid w:val="001D55E7"/>
    <w:rsid w:val="001D583C"/>
    <w:rsid w:val="001D6B8C"/>
    <w:rsid w:val="001D722A"/>
    <w:rsid w:val="001D738D"/>
    <w:rsid w:val="001D782E"/>
    <w:rsid w:val="001D7EC6"/>
    <w:rsid w:val="001E0F6E"/>
    <w:rsid w:val="001E19CA"/>
    <w:rsid w:val="001E3612"/>
    <w:rsid w:val="001E3BD7"/>
    <w:rsid w:val="001E3E1B"/>
    <w:rsid w:val="001E48B7"/>
    <w:rsid w:val="001E623D"/>
    <w:rsid w:val="001E6240"/>
    <w:rsid w:val="001E6BA4"/>
    <w:rsid w:val="001E793E"/>
    <w:rsid w:val="001E7950"/>
    <w:rsid w:val="001F31D0"/>
    <w:rsid w:val="001F41FE"/>
    <w:rsid w:val="001F5106"/>
    <w:rsid w:val="001F61DB"/>
    <w:rsid w:val="001F6D17"/>
    <w:rsid w:val="00201BAF"/>
    <w:rsid w:val="00202269"/>
    <w:rsid w:val="00202373"/>
    <w:rsid w:val="00203457"/>
    <w:rsid w:val="00204373"/>
    <w:rsid w:val="0020458B"/>
    <w:rsid w:val="002046AF"/>
    <w:rsid w:val="0020494E"/>
    <w:rsid w:val="00204C8B"/>
    <w:rsid w:val="0020542B"/>
    <w:rsid w:val="00205F49"/>
    <w:rsid w:val="00205F5F"/>
    <w:rsid w:val="00207727"/>
    <w:rsid w:val="00207F74"/>
    <w:rsid w:val="00211070"/>
    <w:rsid w:val="002115E8"/>
    <w:rsid w:val="00212BC2"/>
    <w:rsid w:val="0021322D"/>
    <w:rsid w:val="002135EB"/>
    <w:rsid w:val="00214A38"/>
    <w:rsid w:val="00214BF2"/>
    <w:rsid w:val="002155AB"/>
    <w:rsid w:val="00215BC3"/>
    <w:rsid w:val="002169C1"/>
    <w:rsid w:val="00216B83"/>
    <w:rsid w:val="00216EDF"/>
    <w:rsid w:val="002178A1"/>
    <w:rsid w:val="002204D8"/>
    <w:rsid w:val="002222DC"/>
    <w:rsid w:val="00222836"/>
    <w:rsid w:val="00222E8E"/>
    <w:rsid w:val="002249DA"/>
    <w:rsid w:val="002258D8"/>
    <w:rsid w:val="00225A3C"/>
    <w:rsid w:val="00227479"/>
    <w:rsid w:val="0023254F"/>
    <w:rsid w:val="002327BB"/>
    <w:rsid w:val="00232A59"/>
    <w:rsid w:val="00232D00"/>
    <w:rsid w:val="00233006"/>
    <w:rsid w:val="00234EC6"/>
    <w:rsid w:val="0023558B"/>
    <w:rsid w:val="00236C11"/>
    <w:rsid w:val="00237FEA"/>
    <w:rsid w:val="002411BE"/>
    <w:rsid w:val="00242214"/>
    <w:rsid w:val="002432D5"/>
    <w:rsid w:val="00243A3C"/>
    <w:rsid w:val="00243B30"/>
    <w:rsid w:val="002443BC"/>
    <w:rsid w:val="00245801"/>
    <w:rsid w:val="0024596A"/>
    <w:rsid w:val="00246561"/>
    <w:rsid w:val="00246EB1"/>
    <w:rsid w:val="00251535"/>
    <w:rsid w:val="0025226C"/>
    <w:rsid w:val="00252521"/>
    <w:rsid w:val="00252890"/>
    <w:rsid w:val="002543F2"/>
    <w:rsid w:val="00254AE4"/>
    <w:rsid w:val="002555BD"/>
    <w:rsid w:val="0025631F"/>
    <w:rsid w:val="002572AE"/>
    <w:rsid w:val="00257D24"/>
    <w:rsid w:val="00262740"/>
    <w:rsid w:val="00262EF7"/>
    <w:rsid w:val="00266518"/>
    <w:rsid w:val="0026790F"/>
    <w:rsid w:val="00267EED"/>
    <w:rsid w:val="00270063"/>
    <w:rsid w:val="0027024E"/>
    <w:rsid w:val="00270312"/>
    <w:rsid w:val="002703F4"/>
    <w:rsid w:val="00270EEE"/>
    <w:rsid w:val="00271277"/>
    <w:rsid w:val="0027142E"/>
    <w:rsid w:val="0027145C"/>
    <w:rsid w:val="00272123"/>
    <w:rsid w:val="00272B38"/>
    <w:rsid w:val="002730C0"/>
    <w:rsid w:val="00274270"/>
    <w:rsid w:val="00274BB2"/>
    <w:rsid w:val="002765B3"/>
    <w:rsid w:val="002765DA"/>
    <w:rsid w:val="00276B55"/>
    <w:rsid w:val="00276FF5"/>
    <w:rsid w:val="00277F2F"/>
    <w:rsid w:val="0028082D"/>
    <w:rsid w:val="00280983"/>
    <w:rsid w:val="00280A84"/>
    <w:rsid w:val="00280AB8"/>
    <w:rsid w:val="00281B02"/>
    <w:rsid w:val="00283150"/>
    <w:rsid w:val="0028399C"/>
    <w:rsid w:val="00285D19"/>
    <w:rsid w:val="00286680"/>
    <w:rsid w:val="002869C2"/>
    <w:rsid w:val="002874DC"/>
    <w:rsid w:val="00287DAD"/>
    <w:rsid w:val="00290074"/>
    <w:rsid w:val="002907F5"/>
    <w:rsid w:val="00290AC2"/>
    <w:rsid w:val="00290F7E"/>
    <w:rsid w:val="00291F02"/>
    <w:rsid w:val="00292569"/>
    <w:rsid w:val="00292A2E"/>
    <w:rsid w:val="00292C22"/>
    <w:rsid w:val="00292C7A"/>
    <w:rsid w:val="0029430A"/>
    <w:rsid w:val="0029453A"/>
    <w:rsid w:val="00296250"/>
    <w:rsid w:val="00297511"/>
    <w:rsid w:val="00297D0F"/>
    <w:rsid w:val="002A034C"/>
    <w:rsid w:val="002A0370"/>
    <w:rsid w:val="002A136A"/>
    <w:rsid w:val="002A26C1"/>
    <w:rsid w:val="002A4728"/>
    <w:rsid w:val="002A5134"/>
    <w:rsid w:val="002A5C79"/>
    <w:rsid w:val="002A706B"/>
    <w:rsid w:val="002A77DF"/>
    <w:rsid w:val="002A7C27"/>
    <w:rsid w:val="002B39D8"/>
    <w:rsid w:val="002B4EB2"/>
    <w:rsid w:val="002B681C"/>
    <w:rsid w:val="002C1F40"/>
    <w:rsid w:val="002C2105"/>
    <w:rsid w:val="002C2C00"/>
    <w:rsid w:val="002C47A2"/>
    <w:rsid w:val="002C4A2B"/>
    <w:rsid w:val="002C551A"/>
    <w:rsid w:val="002C5985"/>
    <w:rsid w:val="002C6112"/>
    <w:rsid w:val="002C6146"/>
    <w:rsid w:val="002C63CD"/>
    <w:rsid w:val="002D1E04"/>
    <w:rsid w:val="002D3A4C"/>
    <w:rsid w:val="002D589F"/>
    <w:rsid w:val="002D58F0"/>
    <w:rsid w:val="002D64E8"/>
    <w:rsid w:val="002D7124"/>
    <w:rsid w:val="002D7510"/>
    <w:rsid w:val="002D78EE"/>
    <w:rsid w:val="002E096C"/>
    <w:rsid w:val="002E166B"/>
    <w:rsid w:val="002E197F"/>
    <w:rsid w:val="002E2094"/>
    <w:rsid w:val="002E20EC"/>
    <w:rsid w:val="002E2CC6"/>
    <w:rsid w:val="002E31BD"/>
    <w:rsid w:val="002E32EE"/>
    <w:rsid w:val="002E37EB"/>
    <w:rsid w:val="002E43AA"/>
    <w:rsid w:val="002E4E40"/>
    <w:rsid w:val="002E5684"/>
    <w:rsid w:val="002E6A61"/>
    <w:rsid w:val="002F063A"/>
    <w:rsid w:val="002F0F57"/>
    <w:rsid w:val="002F3A30"/>
    <w:rsid w:val="002F4A88"/>
    <w:rsid w:val="002F4B4F"/>
    <w:rsid w:val="002F5EB9"/>
    <w:rsid w:val="002F64AF"/>
    <w:rsid w:val="002F662C"/>
    <w:rsid w:val="002F686B"/>
    <w:rsid w:val="002F6AE1"/>
    <w:rsid w:val="002F6B34"/>
    <w:rsid w:val="002F6F42"/>
    <w:rsid w:val="002F780D"/>
    <w:rsid w:val="002F7E78"/>
    <w:rsid w:val="0030075A"/>
    <w:rsid w:val="0030159E"/>
    <w:rsid w:val="003017D9"/>
    <w:rsid w:val="00301A18"/>
    <w:rsid w:val="00301C05"/>
    <w:rsid w:val="00303092"/>
    <w:rsid w:val="00304183"/>
    <w:rsid w:val="00305B60"/>
    <w:rsid w:val="00305EBD"/>
    <w:rsid w:val="00306655"/>
    <w:rsid w:val="00306E97"/>
    <w:rsid w:val="003070E3"/>
    <w:rsid w:val="0030782E"/>
    <w:rsid w:val="00307A54"/>
    <w:rsid w:val="00311606"/>
    <w:rsid w:val="0031381B"/>
    <w:rsid w:val="003147FF"/>
    <w:rsid w:val="003164E0"/>
    <w:rsid w:val="00316C5E"/>
    <w:rsid w:val="0032058F"/>
    <w:rsid w:val="00321264"/>
    <w:rsid w:val="00324811"/>
    <w:rsid w:val="0032508B"/>
    <w:rsid w:val="00325A14"/>
    <w:rsid w:val="00325E02"/>
    <w:rsid w:val="0033016B"/>
    <w:rsid w:val="00330AD2"/>
    <w:rsid w:val="00331A26"/>
    <w:rsid w:val="00331BD7"/>
    <w:rsid w:val="003323F4"/>
    <w:rsid w:val="003327EC"/>
    <w:rsid w:val="00333FB9"/>
    <w:rsid w:val="00334F5C"/>
    <w:rsid w:val="00335A27"/>
    <w:rsid w:val="00336DD8"/>
    <w:rsid w:val="00337689"/>
    <w:rsid w:val="00337E63"/>
    <w:rsid w:val="003406F3"/>
    <w:rsid w:val="00340CA5"/>
    <w:rsid w:val="0034196A"/>
    <w:rsid w:val="0034229B"/>
    <w:rsid w:val="00342430"/>
    <w:rsid w:val="003425E5"/>
    <w:rsid w:val="003439D2"/>
    <w:rsid w:val="00344C4A"/>
    <w:rsid w:val="0034521D"/>
    <w:rsid w:val="003471FD"/>
    <w:rsid w:val="003503EB"/>
    <w:rsid w:val="003517C4"/>
    <w:rsid w:val="003519F9"/>
    <w:rsid w:val="00351B4D"/>
    <w:rsid w:val="003523FB"/>
    <w:rsid w:val="00352F1F"/>
    <w:rsid w:val="003530C5"/>
    <w:rsid w:val="003536ED"/>
    <w:rsid w:val="00353886"/>
    <w:rsid w:val="00354FB2"/>
    <w:rsid w:val="003557A5"/>
    <w:rsid w:val="0035653D"/>
    <w:rsid w:val="00357987"/>
    <w:rsid w:val="00360354"/>
    <w:rsid w:val="0036095F"/>
    <w:rsid w:val="00361F3B"/>
    <w:rsid w:val="00365ADE"/>
    <w:rsid w:val="00365CAD"/>
    <w:rsid w:val="003660BD"/>
    <w:rsid w:val="00366B88"/>
    <w:rsid w:val="00367C0F"/>
    <w:rsid w:val="00370097"/>
    <w:rsid w:val="003702A6"/>
    <w:rsid w:val="003702F2"/>
    <w:rsid w:val="00370907"/>
    <w:rsid w:val="00370BD1"/>
    <w:rsid w:val="0037149B"/>
    <w:rsid w:val="00371EBF"/>
    <w:rsid w:val="003737BB"/>
    <w:rsid w:val="00373C1A"/>
    <w:rsid w:val="00374364"/>
    <w:rsid w:val="00380BE6"/>
    <w:rsid w:val="00382650"/>
    <w:rsid w:val="0038680F"/>
    <w:rsid w:val="00386DE0"/>
    <w:rsid w:val="003872CE"/>
    <w:rsid w:val="00390D23"/>
    <w:rsid w:val="003916EA"/>
    <w:rsid w:val="00391A5B"/>
    <w:rsid w:val="00391D2A"/>
    <w:rsid w:val="00392E9D"/>
    <w:rsid w:val="00392F2E"/>
    <w:rsid w:val="003932D0"/>
    <w:rsid w:val="00397417"/>
    <w:rsid w:val="00397FA5"/>
    <w:rsid w:val="003A05A7"/>
    <w:rsid w:val="003A1058"/>
    <w:rsid w:val="003A243B"/>
    <w:rsid w:val="003A2895"/>
    <w:rsid w:val="003A2F97"/>
    <w:rsid w:val="003A3529"/>
    <w:rsid w:val="003A430A"/>
    <w:rsid w:val="003A495E"/>
    <w:rsid w:val="003A4ACC"/>
    <w:rsid w:val="003A5A16"/>
    <w:rsid w:val="003A6C3B"/>
    <w:rsid w:val="003B0076"/>
    <w:rsid w:val="003B0C98"/>
    <w:rsid w:val="003B1AF8"/>
    <w:rsid w:val="003B2F11"/>
    <w:rsid w:val="003B4A23"/>
    <w:rsid w:val="003B52CC"/>
    <w:rsid w:val="003B57A0"/>
    <w:rsid w:val="003B59C0"/>
    <w:rsid w:val="003B65A2"/>
    <w:rsid w:val="003B7AF6"/>
    <w:rsid w:val="003C007A"/>
    <w:rsid w:val="003C145F"/>
    <w:rsid w:val="003C15CC"/>
    <w:rsid w:val="003C17B8"/>
    <w:rsid w:val="003C224C"/>
    <w:rsid w:val="003C2F9B"/>
    <w:rsid w:val="003C37B2"/>
    <w:rsid w:val="003C410F"/>
    <w:rsid w:val="003C478F"/>
    <w:rsid w:val="003C630A"/>
    <w:rsid w:val="003C65B2"/>
    <w:rsid w:val="003D07FF"/>
    <w:rsid w:val="003D19AD"/>
    <w:rsid w:val="003D227D"/>
    <w:rsid w:val="003D2A98"/>
    <w:rsid w:val="003D424B"/>
    <w:rsid w:val="003D4828"/>
    <w:rsid w:val="003D4B90"/>
    <w:rsid w:val="003D5681"/>
    <w:rsid w:val="003D5B79"/>
    <w:rsid w:val="003D7CE9"/>
    <w:rsid w:val="003E0A3D"/>
    <w:rsid w:val="003E18DA"/>
    <w:rsid w:val="003E334C"/>
    <w:rsid w:val="003E36D3"/>
    <w:rsid w:val="003E4084"/>
    <w:rsid w:val="003E597F"/>
    <w:rsid w:val="003E6CFD"/>
    <w:rsid w:val="003E7CA4"/>
    <w:rsid w:val="003F182E"/>
    <w:rsid w:val="003F1E1C"/>
    <w:rsid w:val="003F1FC5"/>
    <w:rsid w:val="003F249F"/>
    <w:rsid w:val="003F2E22"/>
    <w:rsid w:val="003F39FE"/>
    <w:rsid w:val="003F4CAA"/>
    <w:rsid w:val="003F5100"/>
    <w:rsid w:val="003F737A"/>
    <w:rsid w:val="003F7C20"/>
    <w:rsid w:val="00400D7C"/>
    <w:rsid w:val="00401AC1"/>
    <w:rsid w:val="0040275B"/>
    <w:rsid w:val="004037FC"/>
    <w:rsid w:val="00403A92"/>
    <w:rsid w:val="00403CCC"/>
    <w:rsid w:val="00405526"/>
    <w:rsid w:val="00405E8E"/>
    <w:rsid w:val="004065FA"/>
    <w:rsid w:val="00407C66"/>
    <w:rsid w:val="00410093"/>
    <w:rsid w:val="00410A0B"/>
    <w:rsid w:val="00410BAD"/>
    <w:rsid w:val="00410F62"/>
    <w:rsid w:val="00411553"/>
    <w:rsid w:val="004116F8"/>
    <w:rsid w:val="00411F50"/>
    <w:rsid w:val="00412996"/>
    <w:rsid w:val="0041433E"/>
    <w:rsid w:val="00414D9F"/>
    <w:rsid w:val="00414FD1"/>
    <w:rsid w:val="0041526F"/>
    <w:rsid w:val="0042207F"/>
    <w:rsid w:val="00423841"/>
    <w:rsid w:val="00423ADC"/>
    <w:rsid w:val="00424518"/>
    <w:rsid w:val="004256CB"/>
    <w:rsid w:val="0042676E"/>
    <w:rsid w:val="00427236"/>
    <w:rsid w:val="00427427"/>
    <w:rsid w:val="00427DDA"/>
    <w:rsid w:val="00432589"/>
    <w:rsid w:val="00432839"/>
    <w:rsid w:val="004335B4"/>
    <w:rsid w:val="0043400E"/>
    <w:rsid w:val="00435AB9"/>
    <w:rsid w:val="00436052"/>
    <w:rsid w:val="00436115"/>
    <w:rsid w:val="0043648C"/>
    <w:rsid w:val="00436EBF"/>
    <w:rsid w:val="00440E91"/>
    <w:rsid w:val="00441B65"/>
    <w:rsid w:val="00442AB1"/>
    <w:rsid w:val="00442C18"/>
    <w:rsid w:val="00444500"/>
    <w:rsid w:val="00444B3F"/>
    <w:rsid w:val="00445AE7"/>
    <w:rsid w:val="00445DED"/>
    <w:rsid w:val="0044605D"/>
    <w:rsid w:val="00447015"/>
    <w:rsid w:val="0045011B"/>
    <w:rsid w:val="00450580"/>
    <w:rsid w:val="004508FB"/>
    <w:rsid w:val="00450D6D"/>
    <w:rsid w:val="0045126D"/>
    <w:rsid w:val="00452609"/>
    <w:rsid w:val="00452A27"/>
    <w:rsid w:val="00453022"/>
    <w:rsid w:val="00453A31"/>
    <w:rsid w:val="00454E23"/>
    <w:rsid w:val="00455C7B"/>
    <w:rsid w:val="004566D5"/>
    <w:rsid w:val="004576C0"/>
    <w:rsid w:val="00460557"/>
    <w:rsid w:val="00461042"/>
    <w:rsid w:val="00461B83"/>
    <w:rsid w:val="00462CEF"/>
    <w:rsid w:val="00463EB8"/>
    <w:rsid w:val="004646F3"/>
    <w:rsid w:val="004666F7"/>
    <w:rsid w:val="00466953"/>
    <w:rsid w:val="0046729D"/>
    <w:rsid w:val="00467C3A"/>
    <w:rsid w:val="00470B18"/>
    <w:rsid w:val="00471E0D"/>
    <w:rsid w:val="004724E3"/>
    <w:rsid w:val="00472710"/>
    <w:rsid w:val="00472F90"/>
    <w:rsid w:val="00476304"/>
    <w:rsid w:val="00476523"/>
    <w:rsid w:val="00476541"/>
    <w:rsid w:val="004765B9"/>
    <w:rsid w:val="00477B40"/>
    <w:rsid w:val="004813EF"/>
    <w:rsid w:val="00481999"/>
    <w:rsid w:val="00482FB9"/>
    <w:rsid w:val="00484CCB"/>
    <w:rsid w:val="004857C8"/>
    <w:rsid w:val="00486584"/>
    <w:rsid w:val="004867FA"/>
    <w:rsid w:val="00487A38"/>
    <w:rsid w:val="00487AAE"/>
    <w:rsid w:val="00490771"/>
    <w:rsid w:val="00491130"/>
    <w:rsid w:val="00491A51"/>
    <w:rsid w:val="00491B2E"/>
    <w:rsid w:val="00492076"/>
    <w:rsid w:val="0049208A"/>
    <w:rsid w:val="00492FD4"/>
    <w:rsid w:val="00493261"/>
    <w:rsid w:val="00493B3C"/>
    <w:rsid w:val="00493D01"/>
    <w:rsid w:val="004949A9"/>
    <w:rsid w:val="00494C50"/>
    <w:rsid w:val="00495387"/>
    <w:rsid w:val="00495778"/>
    <w:rsid w:val="00497FB0"/>
    <w:rsid w:val="004A126C"/>
    <w:rsid w:val="004A2645"/>
    <w:rsid w:val="004A371F"/>
    <w:rsid w:val="004A3CCD"/>
    <w:rsid w:val="004A4C70"/>
    <w:rsid w:val="004A6329"/>
    <w:rsid w:val="004A770E"/>
    <w:rsid w:val="004B00C7"/>
    <w:rsid w:val="004B0B7A"/>
    <w:rsid w:val="004B2973"/>
    <w:rsid w:val="004B2D66"/>
    <w:rsid w:val="004B4B8D"/>
    <w:rsid w:val="004B5119"/>
    <w:rsid w:val="004B515E"/>
    <w:rsid w:val="004B533E"/>
    <w:rsid w:val="004B56A0"/>
    <w:rsid w:val="004B59D0"/>
    <w:rsid w:val="004B6296"/>
    <w:rsid w:val="004B6CC3"/>
    <w:rsid w:val="004B7E80"/>
    <w:rsid w:val="004C0B65"/>
    <w:rsid w:val="004C2E8A"/>
    <w:rsid w:val="004C37DA"/>
    <w:rsid w:val="004C5340"/>
    <w:rsid w:val="004C60CF"/>
    <w:rsid w:val="004C627F"/>
    <w:rsid w:val="004C6855"/>
    <w:rsid w:val="004C7AFA"/>
    <w:rsid w:val="004D0A15"/>
    <w:rsid w:val="004D0CF0"/>
    <w:rsid w:val="004D0F4C"/>
    <w:rsid w:val="004D30F0"/>
    <w:rsid w:val="004D35F9"/>
    <w:rsid w:val="004D41BA"/>
    <w:rsid w:val="004D427A"/>
    <w:rsid w:val="004D65FF"/>
    <w:rsid w:val="004D6ACC"/>
    <w:rsid w:val="004D6D4E"/>
    <w:rsid w:val="004D6F1B"/>
    <w:rsid w:val="004E1629"/>
    <w:rsid w:val="004E1E1A"/>
    <w:rsid w:val="004E1F23"/>
    <w:rsid w:val="004E2948"/>
    <w:rsid w:val="004E3774"/>
    <w:rsid w:val="004E5853"/>
    <w:rsid w:val="004F06BE"/>
    <w:rsid w:val="004F0CD8"/>
    <w:rsid w:val="004F2DE0"/>
    <w:rsid w:val="004F35D0"/>
    <w:rsid w:val="004F5174"/>
    <w:rsid w:val="004F5687"/>
    <w:rsid w:val="004F6539"/>
    <w:rsid w:val="004F6E27"/>
    <w:rsid w:val="004F7414"/>
    <w:rsid w:val="004F79DA"/>
    <w:rsid w:val="00500EDE"/>
    <w:rsid w:val="00501311"/>
    <w:rsid w:val="005032C5"/>
    <w:rsid w:val="0050352C"/>
    <w:rsid w:val="00506A11"/>
    <w:rsid w:val="00506C23"/>
    <w:rsid w:val="00506C81"/>
    <w:rsid w:val="005070F3"/>
    <w:rsid w:val="005105AC"/>
    <w:rsid w:val="00510F69"/>
    <w:rsid w:val="0051107D"/>
    <w:rsid w:val="00512AAA"/>
    <w:rsid w:val="00513C56"/>
    <w:rsid w:val="0051483C"/>
    <w:rsid w:val="0051507E"/>
    <w:rsid w:val="00515901"/>
    <w:rsid w:val="00515A58"/>
    <w:rsid w:val="005172F2"/>
    <w:rsid w:val="00517336"/>
    <w:rsid w:val="00517803"/>
    <w:rsid w:val="00517DA5"/>
    <w:rsid w:val="005203DE"/>
    <w:rsid w:val="0052136C"/>
    <w:rsid w:val="005216EE"/>
    <w:rsid w:val="00521BF7"/>
    <w:rsid w:val="00521F2A"/>
    <w:rsid w:val="00522226"/>
    <w:rsid w:val="00522B59"/>
    <w:rsid w:val="00524373"/>
    <w:rsid w:val="0052480B"/>
    <w:rsid w:val="00525187"/>
    <w:rsid w:val="005251DF"/>
    <w:rsid w:val="0052613F"/>
    <w:rsid w:val="005267E6"/>
    <w:rsid w:val="00526D6F"/>
    <w:rsid w:val="00530308"/>
    <w:rsid w:val="00530BB9"/>
    <w:rsid w:val="00530ED0"/>
    <w:rsid w:val="0053183F"/>
    <w:rsid w:val="00531E1C"/>
    <w:rsid w:val="0053527D"/>
    <w:rsid w:val="00537841"/>
    <w:rsid w:val="0054017B"/>
    <w:rsid w:val="005407AA"/>
    <w:rsid w:val="00541EF2"/>
    <w:rsid w:val="00542739"/>
    <w:rsid w:val="0054288E"/>
    <w:rsid w:val="00543145"/>
    <w:rsid w:val="00543E50"/>
    <w:rsid w:val="00544A3B"/>
    <w:rsid w:val="005453E1"/>
    <w:rsid w:val="0054540E"/>
    <w:rsid w:val="00545AF4"/>
    <w:rsid w:val="00546A6A"/>
    <w:rsid w:val="00546BD0"/>
    <w:rsid w:val="005477B0"/>
    <w:rsid w:val="00547EC5"/>
    <w:rsid w:val="00550BA1"/>
    <w:rsid w:val="00551322"/>
    <w:rsid w:val="00551A7E"/>
    <w:rsid w:val="00551BB1"/>
    <w:rsid w:val="00551F67"/>
    <w:rsid w:val="005531BA"/>
    <w:rsid w:val="00553912"/>
    <w:rsid w:val="00554BD8"/>
    <w:rsid w:val="0055558A"/>
    <w:rsid w:val="005557EC"/>
    <w:rsid w:val="005563C2"/>
    <w:rsid w:val="005566EF"/>
    <w:rsid w:val="00556BDB"/>
    <w:rsid w:val="005570E7"/>
    <w:rsid w:val="005574A4"/>
    <w:rsid w:val="00557FAB"/>
    <w:rsid w:val="005600C8"/>
    <w:rsid w:val="005600F8"/>
    <w:rsid w:val="005617FE"/>
    <w:rsid w:val="0056222C"/>
    <w:rsid w:val="00563057"/>
    <w:rsid w:val="00565181"/>
    <w:rsid w:val="0056647A"/>
    <w:rsid w:val="00567D48"/>
    <w:rsid w:val="00570212"/>
    <w:rsid w:val="00570FBB"/>
    <w:rsid w:val="00571A2D"/>
    <w:rsid w:val="00571ABB"/>
    <w:rsid w:val="00571B36"/>
    <w:rsid w:val="00571D57"/>
    <w:rsid w:val="005732FA"/>
    <w:rsid w:val="00575707"/>
    <w:rsid w:val="0057605F"/>
    <w:rsid w:val="00576350"/>
    <w:rsid w:val="0057733D"/>
    <w:rsid w:val="00577D0D"/>
    <w:rsid w:val="0058294A"/>
    <w:rsid w:val="00583441"/>
    <w:rsid w:val="00583E2B"/>
    <w:rsid w:val="005841F9"/>
    <w:rsid w:val="00584EF3"/>
    <w:rsid w:val="0058535B"/>
    <w:rsid w:val="0058571D"/>
    <w:rsid w:val="00586989"/>
    <w:rsid w:val="00590D0F"/>
    <w:rsid w:val="00590E5A"/>
    <w:rsid w:val="00590F65"/>
    <w:rsid w:val="005921BC"/>
    <w:rsid w:val="005921DA"/>
    <w:rsid w:val="00592396"/>
    <w:rsid w:val="00592B0B"/>
    <w:rsid w:val="0059479F"/>
    <w:rsid w:val="00594CF2"/>
    <w:rsid w:val="00595D0E"/>
    <w:rsid w:val="00595D75"/>
    <w:rsid w:val="00596BA2"/>
    <w:rsid w:val="0059799B"/>
    <w:rsid w:val="00597A0A"/>
    <w:rsid w:val="00597E9D"/>
    <w:rsid w:val="005A138A"/>
    <w:rsid w:val="005A1E96"/>
    <w:rsid w:val="005A1F3B"/>
    <w:rsid w:val="005A20BC"/>
    <w:rsid w:val="005A31C7"/>
    <w:rsid w:val="005A37B2"/>
    <w:rsid w:val="005A3D9E"/>
    <w:rsid w:val="005A47C8"/>
    <w:rsid w:val="005A5A19"/>
    <w:rsid w:val="005A7444"/>
    <w:rsid w:val="005B0A54"/>
    <w:rsid w:val="005B0D8F"/>
    <w:rsid w:val="005B2B5D"/>
    <w:rsid w:val="005B3AB9"/>
    <w:rsid w:val="005B4302"/>
    <w:rsid w:val="005B4843"/>
    <w:rsid w:val="005B4920"/>
    <w:rsid w:val="005B4D00"/>
    <w:rsid w:val="005B4EE6"/>
    <w:rsid w:val="005B5D22"/>
    <w:rsid w:val="005B7D10"/>
    <w:rsid w:val="005C0F14"/>
    <w:rsid w:val="005C12DE"/>
    <w:rsid w:val="005C255C"/>
    <w:rsid w:val="005C3598"/>
    <w:rsid w:val="005C4F87"/>
    <w:rsid w:val="005C5158"/>
    <w:rsid w:val="005C5343"/>
    <w:rsid w:val="005C55E7"/>
    <w:rsid w:val="005C56CB"/>
    <w:rsid w:val="005D1A4A"/>
    <w:rsid w:val="005D2DFE"/>
    <w:rsid w:val="005D2ED1"/>
    <w:rsid w:val="005D761D"/>
    <w:rsid w:val="005D78F6"/>
    <w:rsid w:val="005E257F"/>
    <w:rsid w:val="005E2F49"/>
    <w:rsid w:val="005E387C"/>
    <w:rsid w:val="005E47DD"/>
    <w:rsid w:val="005E4952"/>
    <w:rsid w:val="005E55D9"/>
    <w:rsid w:val="005E598A"/>
    <w:rsid w:val="005E6C95"/>
    <w:rsid w:val="005F0063"/>
    <w:rsid w:val="005F15C1"/>
    <w:rsid w:val="005F22EC"/>
    <w:rsid w:val="005F24E9"/>
    <w:rsid w:val="005F2A9E"/>
    <w:rsid w:val="005F33BB"/>
    <w:rsid w:val="005F3BBE"/>
    <w:rsid w:val="005F3ED9"/>
    <w:rsid w:val="005F55D4"/>
    <w:rsid w:val="005F67F5"/>
    <w:rsid w:val="005F727F"/>
    <w:rsid w:val="00600073"/>
    <w:rsid w:val="006000FF"/>
    <w:rsid w:val="00601ACC"/>
    <w:rsid w:val="00603A9A"/>
    <w:rsid w:val="006052FF"/>
    <w:rsid w:val="006065DA"/>
    <w:rsid w:val="006069D1"/>
    <w:rsid w:val="0061054A"/>
    <w:rsid w:val="0061188C"/>
    <w:rsid w:val="00611B92"/>
    <w:rsid w:val="00612169"/>
    <w:rsid w:val="00613CC7"/>
    <w:rsid w:val="00614B74"/>
    <w:rsid w:val="00614F46"/>
    <w:rsid w:val="00615582"/>
    <w:rsid w:val="00616BCC"/>
    <w:rsid w:val="00617C9D"/>
    <w:rsid w:val="00617EB2"/>
    <w:rsid w:val="006212FC"/>
    <w:rsid w:val="00622297"/>
    <w:rsid w:val="00623512"/>
    <w:rsid w:val="00623B9B"/>
    <w:rsid w:val="006240E4"/>
    <w:rsid w:val="00624404"/>
    <w:rsid w:val="0062442E"/>
    <w:rsid w:val="006261E6"/>
    <w:rsid w:val="00630003"/>
    <w:rsid w:val="00630D97"/>
    <w:rsid w:val="00631920"/>
    <w:rsid w:val="006336C5"/>
    <w:rsid w:val="00637A9D"/>
    <w:rsid w:val="00641043"/>
    <w:rsid w:val="00642C8B"/>
    <w:rsid w:val="00642CAE"/>
    <w:rsid w:val="006438D2"/>
    <w:rsid w:val="006441B9"/>
    <w:rsid w:val="006449A9"/>
    <w:rsid w:val="006450F0"/>
    <w:rsid w:val="00645C78"/>
    <w:rsid w:val="00646995"/>
    <w:rsid w:val="00646C46"/>
    <w:rsid w:val="00646EA3"/>
    <w:rsid w:val="00647002"/>
    <w:rsid w:val="0064710E"/>
    <w:rsid w:val="00650299"/>
    <w:rsid w:val="00651203"/>
    <w:rsid w:val="00651328"/>
    <w:rsid w:val="00651917"/>
    <w:rsid w:val="00651E4E"/>
    <w:rsid w:val="0065230C"/>
    <w:rsid w:val="00652694"/>
    <w:rsid w:val="00652E9C"/>
    <w:rsid w:val="00653883"/>
    <w:rsid w:val="0065388D"/>
    <w:rsid w:val="00655F05"/>
    <w:rsid w:val="00656FC2"/>
    <w:rsid w:val="0065729A"/>
    <w:rsid w:val="006574A7"/>
    <w:rsid w:val="006607FB"/>
    <w:rsid w:val="00660815"/>
    <w:rsid w:val="00660C94"/>
    <w:rsid w:val="00661458"/>
    <w:rsid w:val="00661AC9"/>
    <w:rsid w:val="00661C58"/>
    <w:rsid w:val="00663062"/>
    <w:rsid w:val="006631D9"/>
    <w:rsid w:val="0066547E"/>
    <w:rsid w:val="0066653B"/>
    <w:rsid w:val="00666734"/>
    <w:rsid w:val="006671FE"/>
    <w:rsid w:val="006704FD"/>
    <w:rsid w:val="00670DAC"/>
    <w:rsid w:val="006713F2"/>
    <w:rsid w:val="00671558"/>
    <w:rsid w:val="00671896"/>
    <w:rsid w:val="00672A4E"/>
    <w:rsid w:val="0067452E"/>
    <w:rsid w:val="006756AF"/>
    <w:rsid w:val="0067666C"/>
    <w:rsid w:val="0068036C"/>
    <w:rsid w:val="0068123A"/>
    <w:rsid w:val="0068146B"/>
    <w:rsid w:val="00681D4E"/>
    <w:rsid w:val="006822C4"/>
    <w:rsid w:val="0068334D"/>
    <w:rsid w:val="006846CA"/>
    <w:rsid w:val="006857FE"/>
    <w:rsid w:val="00685890"/>
    <w:rsid w:val="00685ACB"/>
    <w:rsid w:val="00685D8D"/>
    <w:rsid w:val="00685DA5"/>
    <w:rsid w:val="0068634F"/>
    <w:rsid w:val="00687962"/>
    <w:rsid w:val="00690C32"/>
    <w:rsid w:val="006916A7"/>
    <w:rsid w:val="00691B3D"/>
    <w:rsid w:val="0069237E"/>
    <w:rsid w:val="0069290E"/>
    <w:rsid w:val="0069436A"/>
    <w:rsid w:val="00694AC9"/>
    <w:rsid w:val="0069544C"/>
    <w:rsid w:val="00695D7D"/>
    <w:rsid w:val="00697BB1"/>
    <w:rsid w:val="006A026F"/>
    <w:rsid w:val="006A0791"/>
    <w:rsid w:val="006A0B40"/>
    <w:rsid w:val="006A0CE1"/>
    <w:rsid w:val="006A0E18"/>
    <w:rsid w:val="006A0EA0"/>
    <w:rsid w:val="006A1030"/>
    <w:rsid w:val="006A1C64"/>
    <w:rsid w:val="006A1DE9"/>
    <w:rsid w:val="006A1E72"/>
    <w:rsid w:val="006A2005"/>
    <w:rsid w:val="006A23D5"/>
    <w:rsid w:val="006A2A98"/>
    <w:rsid w:val="006A2DAD"/>
    <w:rsid w:val="006A30AA"/>
    <w:rsid w:val="006A3E67"/>
    <w:rsid w:val="006A56AC"/>
    <w:rsid w:val="006A56DB"/>
    <w:rsid w:val="006A5E7F"/>
    <w:rsid w:val="006A6759"/>
    <w:rsid w:val="006A67BF"/>
    <w:rsid w:val="006A6833"/>
    <w:rsid w:val="006A6D27"/>
    <w:rsid w:val="006B0B5F"/>
    <w:rsid w:val="006B1538"/>
    <w:rsid w:val="006B248A"/>
    <w:rsid w:val="006B276C"/>
    <w:rsid w:val="006B6D96"/>
    <w:rsid w:val="006C00C8"/>
    <w:rsid w:val="006C05BA"/>
    <w:rsid w:val="006C08C7"/>
    <w:rsid w:val="006C0CED"/>
    <w:rsid w:val="006C13FC"/>
    <w:rsid w:val="006C3089"/>
    <w:rsid w:val="006C52EB"/>
    <w:rsid w:val="006C549E"/>
    <w:rsid w:val="006C5C15"/>
    <w:rsid w:val="006C6677"/>
    <w:rsid w:val="006C7AB8"/>
    <w:rsid w:val="006D0684"/>
    <w:rsid w:val="006D1256"/>
    <w:rsid w:val="006D180E"/>
    <w:rsid w:val="006D186B"/>
    <w:rsid w:val="006D23B3"/>
    <w:rsid w:val="006D2AB5"/>
    <w:rsid w:val="006D3922"/>
    <w:rsid w:val="006D5C32"/>
    <w:rsid w:val="006D5EEF"/>
    <w:rsid w:val="006D6E30"/>
    <w:rsid w:val="006D6FCE"/>
    <w:rsid w:val="006D70AF"/>
    <w:rsid w:val="006D717A"/>
    <w:rsid w:val="006D78D0"/>
    <w:rsid w:val="006D7D30"/>
    <w:rsid w:val="006E0123"/>
    <w:rsid w:val="006E0202"/>
    <w:rsid w:val="006E0869"/>
    <w:rsid w:val="006E2162"/>
    <w:rsid w:val="006E426B"/>
    <w:rsid w:val="006E47BC"/>
    <w:rsid w:val="006E4DAB"/>
    <w:rsid w:val="006E6DD9"/>
    <w:rsid w:val="006E710F"/>
    <w:rsid w:val="006F0A63"/>
    <w:rsid w:val="006F1E4C"/>
    <w:rsid w:val="006F2313"/>
    <w:rsid w:val="006F380A"/>
    <w:rsid w:val="006F4B5F"/>
    <w:rsid w:val="006F714A"/>
    <w:rsid w:val="006F7AD0"/>
    <w:rsid w:val="0070365A"/>
    <w:rsid w:val="00703BDC"/>
    <w:rsid w:val="00704622"/>
    <w:rsid w:val="0070479F"/>
    <w:rsid w:val="00704AAD"/>
    <w:rsid w:val="00704EED"/>
    <w:rsid w:val="007055B1"/>
    <w:rsid w:val="00705ABF"/>
    <w:rsid w:val="00707287"/>
    <w:rsid w:val="007101DE"/>
    <w:rsid w:val="007104FC"/>
    <w:rsid w:val="00711E2A"/>
    <w:rsid w:val="007130DC"/>
    <w:rsid w:val="00713FA8"/>
    <w:rsid w:val="00714077"/>
    <w:rsid w:val="00714D8F"/>
    <w:rsid w:val="007152E0"/>
    <w:rsid w:val="00715C16"/>
    <w:rsid w:val="00715DE5"/>
    <w:rsid w:val="0071610D"/>
    <w:rsid w:val="00716E37"/>
    <w:rsid w:val="007176A4"/>
    <w:rsid w:val="0071779A"/>
    <w:rsid w:val="00720827"/>
    <w:rsid w:val="00720C11"/>
    <w:rsid w:val="007214DF"/>
    <w:rsid w:val="00721EDE"/>
    <w:rsid w:val="00722F91"/>
    <w:rsid w:val="007242E6"/>
    <w:rsid w:val="0072533D"/>
    <w:rsid w:val="00725DA9"/>
    <w:rsid w:val="007266FB"/>
    <w:rsid w:val="00726AC8"/>
    <w:rsid w:val="007276D2"/>
    <w:rsid w:val="00727DD2"/>
    <w:rsid w:val="00731582"/>
    <w:rsid w:val="00732D55"/>
    <w:rsid w:val="007335E8"/>
    <w:rsid w:val="00734530"/>
    <w:rsid w:val="0073483E"/>
    <w:rsid w:val="007367C8"/>
    <w:rsid w:val="00736CF9"/>
    <w:rsid w:val="00736D97"/>
    <w:rsid w:val="00740D54"/>
    <w:rsid w:val="00741B17"/>
    <w:rsid w:val="00741C5A"/>
    <w:rsid w:val="00742315"/>
    <w:rsid w:val="007432B5"/>
    <w:rsid w:val="00744508"/>
    <w:rsid w:val="00744B4E"/>
    <w:rsid w:val="007459B2"/>
    <w:rsid w:val="00745CB6"/>
    <w:rsid w:val="00751ADB"/>
    <w:rsid w:val="00751DFC"/>
    <w:rsid w:val="00752C62"/>
    <w:rsid w:val="00753164"/>
    <w:rsid w:val="00753AB8"/>
    <w:rsid w:val="00754097"/>
    <w:rsid w:val="00755431"/>
    <w:rsid w:val="007558F9"/>
    <w:rsid w:val="00755C04"/>
    <w:rsid w:val="00755EAD"/>
    <w:rsid w:val="00755FEC"/>
    <w:rsid w:val="00757EEC"/>
    <w:rsid w:val="007611BA"/>
    <w:rsid w:val="00762AD6"/>
    <w:rsid w:val="00762D7C"/>
    <w:rsid w:val="00763CCF"/>
    <w:rsid w:val="0076433D"/>
    <w:rsid w:val="00764C99"/>
    <w:rsid w:val="00764D9E"/>
    <w:rsid w:val="007652E0"/>
    <w:rsid w:val="007662DE"/>
    <w:rsid w:val="00766586"/>
    <w:rsid w:val="007669C8"/>
    <w:rsid w:val="00771133"/>
    <w:rsid w:val="00772048"/>
    <w:rsid w:val="0077318F"/>
    <w:rsid w:val="007737A6"/>
    <w:rsid w:val="00774736"/>
    <w:rsid w:val="00774D38"/>
    <w:rsid w:val="007750D4"/>
    <w:rsid w:val="0077525E"/>
    <w:rsid w:val="00775375"/>
    <w:rsid w:val="00775B7C"/>
    <w:rsid w:val="007763F7"/>
    <w:rsid w:val="00776D50"/>
    <w:rsid w:val="00780535"/>
    <w:rsid w:val="00780C3B"/>
    <w:rsid w:val="00781386"/>
    <w:rsid w:val="007813C6"/>
    <w:rsid w:val="00782F13"/>
    <w:rsid w:val="007831B1"/>
    <w:rsid w:val="00783D86"/>
    <w:rsid w:val="00784F3B"/>
    <w:rsid w:val="00786713"/>
    <w:rsid w:val="00787433"/>
    <w:rsid w:val="00790D29"/>
    <w:rsid w:val="0079137D"/>
    <w:rsid w:val="007923E4"/>
    <w:rsid w:val="00793885"/>
    <w:rsid w:val="007944BB"/>
    <w:rsid w:val="00795262"/>
    <w:rsid w:val="00796166"/>
    <w:rsid w:val="007A218D"/>
    <w:rsid w:val="007A23CE"/>
    <w:rsid w:val="007A330D"/>
    <w:rsid w:val="007A3330"/>
    <w:rsid w:val="007A3810"/>
    <w:rsid w:val="007A4F7A"/>
    <w:rsid w:val="007A5DCD"/>
    <w:rsid w:val="007A68B6"/>
    <w:rsid w:val="007A6FB1"/>
    <w:rsid w:val="007A7185"/>
    <w:rsid w:val="007A721E"/>
    <w:rsid w:val="007A7F7B"/>
    <w:rsid w:val="007B0310"/>
    <w:rsid w:val="007B13B4"/>
    <w:rsid w:val="007B1961"/>
    <w:rsid w:val="007B19AE"/>
    <w:rsid w:val="007B1E34"/>
    <w:rsid w:val="007B2939"/>
    <w:rsid w:val="007B2DBF"/>
    <w:rsid w:val="007B2E8E"/>
    <w:rsid w:val="007B494B"/>
    <w:rsid w:val="007B4F6E"/>
    <w:rsid w:val="007B5632"/>
    <w:rsid w:val="007B7100"/>
    <w:rsid w:val="007C2619"/>
    <w:rsid w:val="007C2CFF"/>
    <w:rsid w:val="007C2D4D"/>
    <w:rsid w:val="007C34AE"/>
    <w:rsid w:val="007C3E1D"/>
    <w:rsid w:val="007C51FE"/>
    <w:rsid w:val="007C566C"/>
    <w:rsid w:val="007C66E0"/>
    <w:rsid w:val="007D0150"/>
    <w:rsid w:val="007D054E"/>
    <w:rsid w:val="007D089A"/>
    <w:rsid w:val="007D0E4E"/>
    <w:rsid w:val="007D198F"/>
    <w:rsid w:val="007D374A"/>
    <w:rsid w:val="007D3AF8"/>
    <w:rsid w:val="007D61FA"/>
    <w:rsid w:val="007D69B8"/>
    <w:rsid w:val="007E0717"/>
    <w:rsid w:val="007E100D"/>
    <w:rsid w:val="007E475C"/>
    <w:rsid w:val="007E591A"/>
    <w:rsid w:val="007F0311"/>
    <w:rsid w:val="007F05A6"/>
    <w:rsid w:val="007F367E"/>
    <w:rsid w:val="007F4010"/>
    <w:rsid w:val="007F49EC"/>
    <w:rsid w:val="007F6C42"/>
    <w:rsid w:val="007F7505"/>
    <w:rsid w:val="007F7723"/>
    <w:rsid w:val="007F7785"/>
    <w:rsid w:val="008001F6"/>
    <w:rsid w:val="008003E5"/>
    <w:rsid w:val="00802422"/>
    <w:rsid w:val="00803D82"/>
    <w:rsid w:val="00803F81"/>
    <w:rsid w:val="00804240"/>
    <w:rsid w:val="00804B8C"/>
    <w:rsid w:val="00804B8F"/>
    <w:rsid w:val="00804E00"/>
    <w:rsid w:val="00807280"/>
    <w:rsid w:val="00810EEE"/>
    <w:rsid w:val="00811B57"/>
    <w:rsid w:val="00812CFB"/>
    <w:rsid w:val="0081368E"/>
    <w:rsid w:val="008140D4"/>
    <w:rsid w:val="0081433C"/>
    <w:rsid w:val="008143E5"/>
    <w:rsid w:val="008158DA"/>
    <w:rsid w:val="00816087"/>
    <w:rsid w:val="00816C91"/>
    <w:rsid w:val="00817453"/>
    <w:rsid w:val="00817CF5"/>
    <w:rsid w:val="008201A4"/>
    <w:rsid w:val="00820C27"/>
    <w:rsid w:val="00821DF1"/>
    <w:rsid w:val="00822A4C"/>
    <w:rsid w:val="00823975"/>
    <w:rsid w:val="00823A2B"/>
    <w:rsid w:val="0082423E"/>
    <w:rsid w:val="00825700"/>
    <w:rsid w:val="00826EE6"/>
    <w:rsid w:val="008331E0"/>
    <w:rsid w:val="00833805"/>
    <w:rsid w:val="00833CDC"/>
    <w:rsid w:val="00834201"/>
    <w:rsid w:val="008353D8"/>
    <w:rsid w:val="00836CAB"/>
    <w:rsid w:val="00836D39"/>
    <w:rsid w:val="00837098"/>
    <w:rsid w:val="0083745A"/>
    <w:rsid w:val="00837A13"/>
    <w:rsid w:val="00837D56"/>
    <w:rsid w:val="00840148"/>
    <w:rsid w:val="00841461"/>
    <w:rsid w:val="00841FCC"/>
    <w:rsid w:val="00842ABB"/>
    <w:rsid w:val="00842FCE"/>
    <w:rsid w:val="00843A5F"/>
    <w:rsid w:val="00843C66"/>
    <w:rsid w:val="00843D21"/>
    <w:rsid w:val="00844227"/>
    <w:rsid w:val="00844B7A"/>
    <w:rsid w:val="008469D4"/>
    <w:rsid w:val="00846A40"/>
    <w:rsid w:val="00846F5F"/>
    <w:rsid w:val="00847606"/>
    <w:rsid w:val="0084782C"/>
    <w:rsid w:val="00851050"/>
    <w:rsid w:val="008517BE"/>
    <w:rsid w:val="0085249F"/>
    <w:rsid w:val="00852D2D"/>
    <w:rsid w:val="00854111"/>
    <w:rsid w:val="0085452D"/>
    <w:rsid w:val="008547D5"/>
    <w:rsid w:val="008608A0"/>
    <w:rsid w:val="008614A8"/>
    <w:rsid w:val="0086387D"/>
    <w:rsid w:val="008638C9"/>
    <w:rsid w:val="00863B53"/>
    <w:rsid w:val="008702CD"/>
    <w:rsid w:val="00872B65"/>
    <w:rsid w:val="008732C0"/>
    <w:rsid w:val="00874FE8"/>
    <w:rsid w:val="0087749E"/>
    <w:rsid w:val="00877529"/>
    <w:rsid w:val="008776A1"/>
    <w:rsid w:val="00877A3A"/>
    <w:rsid w:val="008808AB"/>
    <w:rsid w:val="00882661"/>
    <w:rsid w:val="0088289B"/>
    <w:rsid w:val="00882EC1"/>
    <w:rsid w:val="008834DF"/>
    <w:rsid w:val="0088427E"/>
    <w:rsid w:val="00884720"/>
    <w:rsid w:val="008868F4"/>
    <w:rsid w:val="00886EEA"/>
    <w:rsid w:val="00887547"/>
    <w:rsid w:val="00887A9C"/>
    <w:rsid w:val="00890D07"/>
    <w:rsid w:val="00890FDA"/>
    <w:rsid w:val="00891382"/>
    <w:rsid w:val="008913D7"/>
    <w:rsid w:val="008916A1"/>
    <w:rsid w:val="00892783"/>
    <w:rsid w:val="008927E5"/>
    <w:rsid w:val="0089583D"/>
    <w:rsid w:val="00896086"/>
    <w:rsid w:val="008972F3"/>
    <w:rsid w:val="008A29EA"/>
    <w:rsid w:val="008A3B90"/>
    <w:rsid w:val="008A4322"/>
    <w:rsid w:val="008A475C"/>
    <w:rsid w:val="008A5B4C"/>
    <w:rsid w:val="008A5C36"/>
    <w:rsid w:val="008A7443"/>
    <w:rsid w:val="008A7CF1"/>
    <w:rsid w:val="008B0ADF"/>
    <w:rsid w:val="008B0C68"/>
    <w:rsid w:val="008B0FD8"/>
    <w:rsid w:val="008B14BD"/>
    <w:rsid w:val="008B1580"/>
    <w:rsid w:val="008B1A18"/>
    <w:rsid w:val="008B2D41"/>
    <w:rsid w:val="008B2F7F"/>
    <w:rsid w:val="008B3A43"/>
    <w:rsid w:val="008B3DE1"/>
    <w:rsid w:val="008B463F"/>
    <w:rsid w:val="008B614E"/>
    <w:rsid w:val="008B71C0"/>
    <w:rsid w:val="008B7B39"/>
    <w:rsid w:val="008C0E4F"/>
    <w:rsid w:val="008C171A"/>
    <w:rsid w:val="008C1ACB"/>
    <w:rsid w:val="008C1DE5"/>
    <w:rsid w:val="008C2984"/>
    <w:rsid w:val="008C5A80"/>
    <w:rsid w:val="008C5B35"/>
    <w:rsid w:val="008C6E6F"/>
    <w:rsid w:val="008C79AE"/>
    <w:rsid w:val="008D0865"/>
    <w:rsid w:val="008D1A68"/>
    <w:rsid w:val="008D211F"/>
    <w:rsid w:val="008D28E7"/>
    <w:rsid w:val="008D4A7E"/>
    <w:rsid w:val="008D553C"/>
    <w:rsid w:val="008D5A8A"/>
    <w:rsid w:val="008D6A6D"/>
    <w:rsid w:val="008D6A91"/>
    <w:rsid w:val="008D762E"/>
    <w:rsid w:val="008E03E9"/>
    <w:rsid w:val="008E0ADC"/>
    <w:rsid w:val="008E2EF7"/>
    <w:rsid w:val="008E2FD0"/>
    <w:rsid w:val="008E3A86"/>
    <w:rsid w:val="008E3AF9"/>
    <w:rsid w:val="008E5101"/>
    <w:rsid w:val="008E5A90"/>
    <w:rsid w:val="008E5B0D"/>
    <w:rsid w:val="008E62B7"/>
    <w:rsid w:val="008E7C23"/>
    <w:rsid w:val="008F01F7"/>
    <w:rsid w:val="008F0B4B"/>
    <w:rsid w:val="008F289E"/>
    <w:rsid w:val="008F2AEA"/>
    <w:rsid w:val="008F2AF8"/>
    <w:rsid w:val="008F2FA9"/>
    <w:rsid w:val="008F3954"/>
    <w:rsid w:val="008F4BDF"/>
    <w:rsid w:val="008F581E"/>
    <w:rsid w:val="00900ADC"/>
    <w:rsid w:val="00901B4D"/>
    <w:rsid w:val="0090343F"/>
    <w:rsid w:val="00903841"/>
    <w:rsid w:val="009045B6"/>
    <w:rsid w:val="009046B8"/>
    <w:rsid w:val="00905223"/>
    <w:rsid w:val="00905AE9"/>
    <w:rsid w:val="00906774"/>
    <w:rsid w:val="00910170"/>
    <w:rsid w:val="009117C3"/>
    <w:rsid w:val="00911B69"/>
    <w:rsid w:val="009126AE"/>
    <w:rsid w:val="00913F91"/>
    <w:rsid w:val="0091478D"/>
    <w:rsid w:val="00914C55"/>
    <w:rsid w:val="00914E7B"/>
    <w:rsid w:val="009158B9"/>
    <w:rsid w:val="00916B23"/>
    <w:rsid w:val="00920DE6"/>
    <w:rsid w:val="00922395"/>
    <w:rsid w:val="0092287A"/>
    <w:rsid w:val="00922B82"/>
    <w:rsid w:val="009233A6"/>
    <w:rsid w:val="00924A84"/>
    <w:rsid w:val="00925744"/>
    <w:rsid w:val="00927AA9"/>
    <w:rsid w:val="00927F1B"/>
    <w:rsid w:val="00933DBF"/>
    <w:rsid w:val="00935780"/>
    <w:rsid w:val="00936498"/>
    <w:rsid w:val="00937915"/>
    <w:rsid w:val="00937A8F"/>
    <w:rsid w:val="00937AD1"/>
    <w:rsid w:val="00941A8F"/>
    <w:rsid w:val="00942588"/>
    <w:rsid w:val="00943031"/>
    <w:rsid w:val="0094314D"/>
    <w:rsid w:val="00944510"/>
    <w:rsid w:val="00945AC5"/>
    <w:rsid w:val="00947C66"/>
    <w:rsid w:val="00950491"/>
    <w:rsid w:val="00950961"/>
    <w:rsid w:val="00950A14"/>
    <w:rsid w:val="00953143"/>
    <w:rsid w:val="009544C9"/>
    <w:rsid w:val="0095455B"/>
    <w:rsid w:val="00954E32"/>
    <w:rsid w:val="009557D3"/>
    <w:rsid w:val="00955850"/>
    <w:rsid w:val="00955B4C"/>
    <w:rsid w:val="00955CE5"/>
    <w:rsid w:val="00956164"/>
    <w:rsid w:val="00956E34"/>
    <w:rsid w:val="0095712D"/>
    <w:rsid w:val="00957A4B"/>
    <w:rsid w:val="00960260"/>
    <w:rsid w:val="00960B51"/>
    <w:rsid w:val="00960DCB"/>
    <w:rsid w:val="009622B5"/>
    <w:rsid w:val="0096239F"/>
    <w:rsid w:val="009626E2"/>
    <w:rsid w:val="00962D1D"/>
    <w:rsid w:val="00963B26"/>
    <w:rsid w:val="00963FA8"/>
    <w:rsid w:val="00963FC4"/>
    <w:rsid w:val="009641D2"/>
    <w:rsid w:val="009649AE"/>
    <w:rsid w:val="00965D14"/>
    <w:rsid w:val="00966D4A"/>
    <w:rsid w:val="00967ACE"/>
    <w:rsid w:val="00967F17"/>
    <w:rsid w:val="00971514"/>
    <w:rsid w:val="00971820"/>
    <w:rsid w:val="00973D31"/>
    <w:rsid w:val="00974B2E"/>
    <w:rsid w:val="009758A6"/>
    <w:rsid w:val="00975D49"/>
    <w:rsid w:val="0097660E"/>
    <w:rsid w:val="009766D0"/>
    <w:rsid w:val="00981E0D"/>
    <w:rsid w:val="009832AF"/>
    <w:rsid w:val="0098356B"/>
    <w:rsid w:val="00983D9A"/>
    <w:rsid w:val="00984E1C"/>
    <w:rsid w:val="00985202"/>
    <w:rsid w:val="00985FD2"/>
    <w:rsid w:val="0099042B"/>
    <w:rsid w:val="009909B1"/>
    <w:rsid w:val="00990BFC"/>
    <w:rsid w:val="009910C9"/>
    <w:rsid w:val="00991943"/>
    <w:rsid w:val="00993141"/>
    <w:rsid w:val="009939C0"/>
    <w:rsid w:val="009941D6"/>
    <w:rsid w:val="0099599D"/>
    <w:rsid w:val="00996CE6"/>
    <w:rsid w:val="00997AE2"/>
    <w:rsid w:val="009A0E22"/>
    <w:rsid w:val="009A0F34"/>
    <w:rsid w:val="009A26FB"/>
    <w:rsid w:val="009A318E"/>
    <w:rsid w:val="009A4494"/>
    <w:rsid w:val="009A503E"/>
    <w:rsid w:val="009A698E"/>
    <w:rsid w:val="009A6B19"/>
    <w:rsid w:val="009A6DDE"/>
    <w:rsid w:val="009A7370"/>
    <w:rsid w:val="009A7814"/>
    <w:rsid w:val="009A79E7"/>
    <w:rsid w:val="009A7FDE"/>
    <w:rsid w:val="009B0756"/>
    <w:rsid w:val="009B1290"/>
    <w:rsid w:val="009B1EDC"/>
    <w:rsid w:val="009B22B1"/>
    <w:rsid w:val="009B249E"/>
    <w:rsid w:val="009B2C0A"/>
    <w:rsid w:val="009B3A7C"/>
    <w:rsid w:val="009B47B2"/>
    <w:rsid w:val="009B4856"/>
    <w:rsid w:val="009B54E0"/>
    <w:rsid w:val="009B5573"/>
    <w:rsid w:val="009B61E6"/>
    <w:rsid w:val="009B65E2"/>
    <w:rsid w:val="009B7387"/>
    <w:rsid w:val="009C296C"/>
    <w:rsid w:val="009C2B4D"/>
    <w:rsid w:val="009C3545"/>
    <w:rsid w:val="009C3F09"/>
    <w:rsid w:val="009C3F66"/>
    <w:rsid w:val="009C44B3"/>
    <w:rsid w:val="009C4BC2"/>
    <w:rsid w:val="009C4E34"/>
    <w:rsid w:val="009C56D1"/>
    <w:rsid w:val="009C5A94"/>
    <w:rsid w:val="009C7BBD"/>
    <w:rsid w:val="009D0050"/>
    <w:rsid w:val="009D0144"/>
    <w:rsid w:val="009D10D5"/>
    <w:rsid w:val="009D2008"/>
    <w:rsid w:val="009D2BA7"/>
    <w:rsid w:val="009D40FF"/>
    <w:rsid w:val="009D436E"/>
    <w:rsid w:val="009D60D1"/>
    <w:rsid w:val="009D67CC"/>
    <w:rsid w:val="009D705C"/>
    <w:rsid w:val="009E02FC"/>
    <w:rsid w:val="009E3072"/>
    <w:rsid w:val="009E3371"/>
    <w:rsid w:val="009E3564"/>
    <w:rsid w:val="009E3E19"/>
    <w:rsid w:val="009E3F05"/>
    <w:rsid w:val="009E6FAD"/>
    <w:rsid w:val="009F093A"/>
    <w:rsid w:val="009F0C47"/>
    <w:rsid w:val="009F2189"/>
    <w:rsid w:val="009F24AF"/>
    <w:rsid w:val="009F26D8"/>
    <w:rsid w:val="009F2817"/>
    <w:rsid w:val="009F3103"/>
    <w:rsid w:val="009F3C19"/>
    <w:rsid w:val="009F3DC0"/>
    <w:rsid w:val="009F5262"/>
    <w:rsid w:val="009F5B2F"/>
    <w:rsid w:val="009F5E84"/>
    <w:rsid w:val="009F66BA"/>
    <w:rsid w:val="009F69E1"/>
    <w:rsid w:val="009F6C34"/>
    <w:rsid w:val="00A0279A"/>
    <w:rsid w:val="00A0366A"/>
    <w:rsid w:val="00A03799"/>
    <w:rsid w:val="00A04960"/>
    <w:rsid w:val="00A0541A"/>
    <w:rsid w:val="00A0544F"/>
    <w:rsid w:val="00A05E02"/>
    <w:rsid w:val="00A07762"/>
    <w:rsid w:val="00A078EE"/>
    <w:rsid w:val="00A115FE"/>
    <w:rsid w:val="00A11816"/>
    <w:rsid w:val="00A11876"/>
    <w:rsid w:val="00A1195E"/>
    <w:rsid w:val="00A12C9C"/>
    <w:rsid w:val="00A12D57"/>
    <w:rsid w:val="00A1391E"/>
    <w:rsid w:val="00A13950"/>
    <w:rsid w:val="00A14BDB"/>
    <w:rsid w:val="00A14F7B"/>
    <w:rsid w:val="00A150C7"/>
    <w:rsid w:val="00A15FA6"/>
    <w:rsid w:val="00A16C7B"/>
    <w:rsid w:val="00A171C5"/>
    <w:rsid w:val="00A17319"/>
    <w:rsid w:val="00A2065B"/>
    <w:rsid w:val="00A212FA"/>
    <w:rsid w:val="00A21435"/>
    <w:rsid w:val="00A22125"/>
    <w:rsid w:val="00A22284"/>
    <w:rsid w:val="00A2389B"/>
    <w:rsid w:val="00A2428F"/>
    <w:rsid w:val="00A242E2"/>
    <w:rsid w:val="00A25981"/>
    <w:rsid w:val="00A2665F"/>
    <w:rsid w:val="00A30BB5"/>
    <w:rsid w:val="00A31111"/>
    <w:rsid w:val="00A3348D"/>
    <w:rsid w:val="00A33CB5"/>
    <w:rsid w:val="00A40457"/>
    <w:rsid w:val="00A411BF"/>
    <w:rsid w:val="00A414A9"/>
    <w:rsid w:val="00A423A8"/>
    <w:rsid w:val="00A4265B"/>
    <w:rsid w:val="00A43962"/>
    <w:rsid w:val="00A45CF0"/>
    <w:rsid w:val="00A45F27"/>
    <w:rsid w:val="00A478C2"/>
    <w:rsid w:val="00A479FB"/>
    <w:rsid w:val="00A50A8B"/>
    <w:rsid w:val="00A50F0C"/>
    <w:rsid w:val="00A510C6"/>
    <w:rsid w:val="00A52267"/>
    <w:rsid w:val="00A53D9B"/>
    <w:rsid w:val="00A54B7E"/>
    <w:rsid w:val="00A55B8D"/>
    <w:rsid w:val="00A55BC2"/>
    <w:rsid w:val="00A56DE0"/>
    <w:rsid w:val="00A57840"/>
    <w:rsid w:val="00A57BD7"/>
    <w:rsid w:val="00A60636"/>
    <w:rsid w:val="00A60F02"/>
    <w:rsid w:val="00A63398"/>
    <w:rsid w:val="00A63BB9"/>
    <w:rsid w:val="00A64BBE"/>
    <w:rsid w:val="00A65F73"/>
    <w:rsid w:val="00A65FF6"/>
    <w:rsid w:val="00A67986"/>
    <w:rsid w:val="00A7078E"/>
    <w:rsid w:val="00A7089A"/>
    <w:rsid w:val="00A714AB"/>
    <w:rsid w:val="00A71CAA"/>
    <w:rsid w:val="00A73728"/>
    <w:rsid w:val="00A739D4"/>
    <w:rsid w:val="00A7407A"/>
    <w:rsid w:val="00A741DD"/>
    <w:rsid w:val="00A7537A"/>
    <w:rsid w:val="00A7764E"/>
    <w:rsid w:val="00A8070F"/>
    <w:rsid w:val="00A819E3"/>
    <w:rsid w:val="00A81BC5"/>
    <w:rsid w:val="00A83516"/>
    <w:rsid w:val="00A83529"/>
    <w:rsid w:val="00A83EF3"/>
    <w:rsid w:val="00A83FDA"/>
    <w:rsid w:val="00A849C0"/>
    <w:rsid w:val="00A84CFB"/>
    <w:rsid w:val="00A853E0"/>
    <w:rsid w:val="00A8618A"/>
    <w:rsid w:val="00A8666E"/>
    <w:rsid w:val="00A86EFF"/>
    <w:rsid w:val="00A87C44"/>
    <w:rsid w:val="00A91924"/>
    <w:rsid w:val="00A91F06"/>
    <w:rsid w:val="00A927FD"/>
    <w:rsid w:val="00A92E83"/>
    <w:rsid w:val="00A95379"/>
    <w:rsid w:val="00A95911"/>
    <w:rsid w:val="00A95BEB"/>
    <w:rsid w:val="00A965C1"/>
    <w:rsid w:val="00AA0883"/>
    <w:rsid w:val="00AA0D5F"/>
    <w:rsid w:val="00AA1314"/>
    <w:rsid w:val="00AA2021"/>
    <w:rsid w:val="00AA22A4"/>
    <w:rsid w:val="00AA2FED"/>
    <w:rsid w:val="00AA3ED6"/>
    <w:rsid w:val="00AA3F62"/>
    <w:rsid w:val="00AA45D4"/>
    <w:rsid w:val="00AA664B"/>
    <w:rsid w:val="00AA6E72"/>
    <w:rsid w:val="00AA7C2D"/>
    <w:rsid w:val="00AA7FCB"/>
    <w:rsid w:val="00AB056A"/>
    <w:rsid w:val="00AB0839"/>
    <w:rsid w:val="00AB1097"/>
    <w:rsid w:val="00AB1539"/>
    <w:rsid w:val="00AB2189"/>
    <w:rsid w:val="00AB2BCB"/>
    <w:rsid w:val="00AB370B"/>
    <w:rsid w:val="00AB3C87"/>
    <w:rsid w:val="00AB4173"/>
    <w:rsid w:val="00AB4978"/>
    <w:rsid w:val="00AB4B7E"/>
    <w:rsid w:val="00AC1AA1"/>
    <w:rsid w:val="00AC2D0C"/>
    <w:rsid w:val="00AC2FD2"/>
    <w:rsid w:val="00AC3338"/>
    <w:rsid w:val="00AC40E3"/>
    <w:rsid w:val="00AC4789"/>
    <w:rsid w:val="00AC7306"/>
    <w:rsid w:val="00AD0558"/>
    <w:rsid w:val="00AD33F4"/>
    <w:rsid w:val="00AD39AA"/>
    <w:rsid w:val="00AD4766"/>
    <w:rsid w:val="00AD4FC3"/>
    <w:rsid w:val="00AD585D"/>
    <w:rsid w:val="00AD65DB"/>
    <w:rsid w:val="00AE03AC"/>
    <w:rsid w:val="00AE07D8"/>
    <w:rsid w:val="00AE0849"/>
    <w:rsid w:val="00AE13C9"/>
    <w:rsid w:val="00AE1496"/>
    <w:rsid w:val="00AE18F1"/>
    <w:rsid w:val="00AE193D"/>
    <w:rsid w:val="00AE3F4F"/>
    <w:rsid w:val="00AE663D"/>
    <w:rsid w:val="00AE7562"/>
    <w:rsid w:val="00AE7946"/>
    <w:rsid w:val="00AF1742"/>
    <w:rsid w:val="00AF25D1"/>
    <w:rsid w:val="00AF2FB6"/>
    <w:rsid w:val="00AF3B71"/>
    <w:rsid w:val="00AF481B"/>
    <w:rsid w:val="00AF63F7"/>
    <w:rsid w:val="00AF7100"/>
    <w:rsid w:val="00AF77C4"/>
    <w:rsid w:val="00AF78B6"/>
    <w:rsid w:val="00AF7BD6"/>
    <w:rsid w:val="00AF7C66"/>
    <w:rsid w:val="00AF7D9B"/>
    <w:rsid w:val="00B003C6"/>
    <w:rsid w:val="00B00834"/>
    <w:rsid w:val="00B00AE2"/>
    <w:rsid w:val="00B0128C"/>
    <w:rsid w:val="00B012F9"/>
    <w:rsid w:val="00B04094"/>
    <w:rsid w:val="00B04DB3"/>
    <w:rsid w:val="00B071C1"/>
    <w:rsid w:val="00B10583"/>
    <w:rsid w:val="00B13B20"/>
    <w:rsid w:val="00B13D1E"/>
    <w:rsid w:val="00B141F9"/>
    <w:rsid w:val="00B156B8"/>
    <w:rsid w:val="00B163CC"/>
    <w:rsid w:val="00B1641E"/>
    <w:rsid w:val="00B17130"/>
    <w:rsid w:val="00B17E4A"/>
    <w:rsid w:val="00B17FA4"/>
    <w:rsid w:val="00B220C5"/>
    <w:rsid w:val="00B233FA"/>
    <w:rsid w:val="00B242BA"/>
    <w:rsid w:val="00B24AEB"/>
    <w:rsid w:val="00B24D52"/>
    <w:rsid w:val="00B24E43"/>
    <w:rsid w:val="00B258BF"/>
    <w:rsid w:val="00B25D62"/>
    <w:rsid w:val="00B262B5"/>
    <w:rsid w:val="00B26A7D"/>
    <w:rsid w:val="00B27239"/>
    <w:rsid w:val="00B274E2"/>
    <w:rsid w:val="00B274F8"/>
    <w:rsid w:val="00B27C9B"/>
    <w:rsid w:val="00B30032"/>
    <w:rsid w:val="00B30B06"/>
    <w:rsid w:val="00B31E2B"/>
    <w:rsid w:val="00B32FF9"/>
    <w:rsid w:val="00B3308D"/>
    <w:rsid w:val="00B339A0"/>
    <w:rsid w:val="00B33ECA"/>
    <w:rsid w:val="00B33F1E"/>
    <w:rsid w:val="00B344A4"/>
    <w:rsid w:val="00B350B0"/>
    <w:rsid w:val="00B353CA"/>
    <w:rsid w:val="00B35DE8"/>
    <w:rsid w:val="00B3601E"/>
    <w:rsid w:val="00B36C2A"/>
    <w:rsid w:val="00B37014"/>
    <w:rsid w:val="00B40132"/>
    <w:rsid w:val="00B41BB3"/>
    <w:rsid w:val="00B43A9E"/>
    <w:rsid w:val="00B45078"/>
    <w:rsid w:val="00B450E8"/>
    <w:rsid w:val="00B45193"/>
    <w:rsid w:val="00B45D41"/>
    <w:rsid w:val="00B46113"/>
    <w:rsid w:val="00B4773A"/>
    <w:rsid w:val="00B47BDD"/>
    <w:rsid w:val="00B47DF5"/>
    <w:rsid w:val="00B50C43"/>
    <w:rsid w:val="00B52DAA"/>
    <w:rsid w:val="00B52FED"/>
    <w:rsid w:val="00B5341A"/>
    <w:rsid w:val="00B56A99"/>
    <w:rsid w:val="00B573FE"/>
    <w:rsid w:val="00B57779"/>
    <w:rsid w:val="00B60A05"/>
    <w:rsid w:val="00B615DC"/>
    <w:rsid w:val="00B623DF"/>
    <w:rsid w:val="00B635ED"/>
    <w:rsid w:val="00B65014"/>
    <w:rsid w:val="00B65BCF"/>
    <w:rsid w:val="00B6701B"/>
    <w:rsid w:val="00B67901"/>
    <w:rsid w:val="00B71634"/>
    <w:rsid w:val="00B71F73"/>
    <w:rsid w:val="00B74FB3"/>
    <w:rsid w:val="00B75697"/>
    <w:rsid w:val="00B7596A"/>
    <w:rsid w:val="00B76888"/>
    <w:rsid w:val="00B76E09"/>
    <w:rsid w:val="00B7736D"/>
    <w:rsid w:val="00B778D7"/>
    <w:rsid w:val="00B779B0"/>
    <w:rsid w:val="00B80647"/>
    <w:rsid w:val="00B80B5D"/>
    <w:rsid w:val="00B82AF7"/>
    <w:rsid w:val="00B8302A"/>
    <w:rsid w:val="00B8311C"/>
    <w:rsid w:val="00B83CE0"/>
    <w:rsid w:val="00B84CDB"/>
    <w:rsid w:val="00B87423"/>
    <w:rsid w:val="00B879B4"/>
    <w:rsid w:val="00B901AA"/>
    <w:rsid w:val="00B90C53"/>
    <w:rsid w:val="00B91176"/>
    <w:rsid w:val="00B915FB"/>
    <w:rsid w:val="00B92F94"/>
    <w:rsid w:val="00B93270"/>
    <w:rsid w:val="00B93A6E"/>
    <w:rsid w:val="00B93B07"/>
    <w:rsid w:val="00B9601F"/>
    <w:rsid w:val="00B96A21"/>
    <w:rsid w:val="00B96BEF"/>
    <w:rsid w:val="00B96D67"/>
    <w:rsid w:val="00B97435"/>
    <w:rsid w:val="00BA0A74"/>
    <w:rsid w:val="00BA0EB2"/>
    <w:rsid w:val="00BA0EBC"/>
    <w:rsid w:val="00BA3CF4"/>
    <w:rsid w:val="00BA4D44"/>
    <w:rsid w:val="00BA58D5"/>
    <w:rsid w:val="00BA5A40"/>
    <w:rsid w:val="00BA707B"/>
    <w:rsid w:val="00BA779B"/>
    <w:rsid w:val="00BB0B85"/>
    <w:rsid w:val="00BB1A5A"/>
    <w:rsid w:val="00BB394A"/>
    <w:rsid w:val="00BB39BD"/>
    <w:rsid w:val="00BB47C7"/>
    <w:rsid w:val="00BB4B60"/>
    <w:rsid w:val="00BB56B7"/>
    <w:rsid w:val="00BB69E6"/>
    <w:rsid w:val="00BB7B68"/>
    <w:rsid w:val="00BC0576"/>
    <w:rsid w:val="00BC072D"/>
    <w:rsid w:val="00BC0E1A"/>
    <w:rsid w:val="00BC0F24"/>
    <w:rsid w:val="00BC1069"/>
    <w:rsid w:val="00BC1129"/>
    <w:rsid w:val="00BC18EE"/>
    <w:rsid w:val="00BC30AD"/>
    <w:rsid w:val="00BC4960"/>
    <w:rsid w:val="00BC4BB5"/>
    <w:rsid w:val="00BC5BF7"/>
    <w:rsid w:val="00BC77D7"/>
    <w:rsid w:val="00BC79F4"/>
    <w:rsid w:val="00BC7AED"/>
    <w:rsid w:val="00BD00D0"/>
    <w:rsid w:val="00BD0655"/>
    <w:rsid w:val="00BD06B6"/>
    <w:rsid w:val="00BD099F"/>
    <w:rsid w:val="00BD0C9A"/>
    <w:rsid w:val="00BD48F4"/>
    <w:rsid w:val="00BD5168"/>
    <w:rsid w:val="00BD5491"/>
    <w:rsid w:val="00BD65EE"/>
    <w:rsid w:val="00BD70C8"/>
    <w:rsid w:val="00BD7CB6"/>
    <w:rsid w:val="00BD7CEE"/>
    <w:rsid w:val="00BE08DA"/>
    <w:rsid w:val="00BE4671"/>
    <w:rsid w:val="00BE4B2A"/>
    <w:rsid w:val="00BE5D46"/>
    <w:rsid w:val="00BE6A78"/>
    <w:rsid w:val="00BE6EE5"/>
    <w:rsid w:val="00BE755F"/>
    <w:rsid w:val="00BE7DDB"/>
    <w:rsid w:val="00BE7FA5"/>
    <w:rsid w:val="00BF04A1"/>
    <w:rsid w:val="00BF11A7"/>
    <w:rsid w:val="00BF1BC8"/>
    <w:rsid w:val="00BF285A"/>
    <w:rsid w:val="00BF360E"/>
    <w:rsid w:val="00BF3779"/>
    <w:rsid w:val="00BF38E8"/>
    <w:rsid w:val="00BF3F04"/>
    <w:rsid w:val="00BF43D3"/>
    <w:rsid w:val="00BF44B7"/>
    <w:rsid w:val="00BF45A2"/>
    <w:rsid w:val="00BF4C76"/>
    <w:rsid w:val="00BF57E0"/>
    <w:rsid w:val="00BF5C34"/>
    <w:rsid w:val="00BF63AB"/>
    <w:rsid w:val="00BF6914"/>
    <w:rsid w:val="00BF7265"/>
    <w:rsid w:val="00BF7F01"/>
    <w:rsid w:val="00C02B46"/>
    <w:rsid w:val="00C03070"/>
    <w:rsid w:val="00C0447C"/>
    <w:rsid w:val="00C05758"/>
    <w:rsid w:val="00C05A74"/>
    <w:rsid w:val="00C061E0"/>
    <w:rsid w:val="00C06CF7"/>
    <w:rsid w:val="00C06E42"/>
    <w:rsid w:val="00C07B9D"/>
    <w:rsid w:val="00C1086F"/>
    <w:rsid w:val="00C10974"/>
    <w:rsid w:val="00C12476"/>
    <w:rsid w:val="00C15075"/>
    <w:rsid w:val="00C15B12"/>
    <w:rsid w:val="00C16803"/>
    <w:rsid w:val="00C20A7A"/>
    <w:rsid w:val="00C20F6E"/>
    <w:rsid w:val="00C21EFD"/>
    <w:rsid w:val="00C25E8A"/>
    <w:rsid w:val="00C2624F"/>
    <w:rsid w:val="00C274FC"/>
    <w:rsid w:val="00C309E8"/>
    <w:rsid w:val="00C311CD"/>
    <w:rsid w:val="00C31421"/>
    <w:rsid w:val="00C31AFA"/>
    <w:rsid w:val="00C3268C"/>
    <w:rsid w:val="00C332A7"/>
    <w:rsid w:val="00C336C0"/>
    <w:rsid w:val="00C33BEE"/>
    <w:rsid w:val="00C3485A"/>
    <w:rsid w:val="00C35A78"/>
    <w:rsid w:val="00C35FB9"/>
    <w:rsid w:val="00C37A03"/>
    <w:rsid w:val="00C402FE"/>
    <w:rsid w:val="00C40E81"/>
    <w:rsid w:val="00C4146F"/>
    <w:rsid w:val="00C433D1"/>
    <w:rsid w:val="00C43522"/>
    <w:rsid w:val="00C43FC0"/>
    <w:rsid w:val="00C44D85"/>
    <w:rsid w:val="00C45C56"/>
    <w:rsid w:val="00C46AEB"/>
    <w:rsid w:val="00C47E9A"/>
    <w:rsid w:val="00C47E9D"/>
    <w:rsid w:val="00C47EA7"/>
    <w:rsid w:val="00C5245E"/>
    <w:rsid w:val="00C527A7"/>
    <w:rsid w:val="00C5385A"/>
    <w:rsid w:val="00C53FC8"/>
    <w:rsid w:val="00C54595"/>
    <w:rsid w:val="00C55F68"/>
    <w:rsid w:val="00C560DF"/>
    <w:rsid w:val="00C56A66"/>
    <w:rsid w:val="00C56D8B"/>
    <w:rsid w:val="00C56F3D"/>
    <w:rsid w:val="00C5714A"/>
    <w:rsid w:val="00C5730A"/>
    <w:rsid w:val="00C573AF"/>
    <w:rsid w:val="00C57FE6"/>
    <w:rsid w:val="00C619A2"/>
    <w:rsid w:val="00C62482"/>
    <w:rsid w:val="00C624CB"/>
    <w:rsid w:val="00C6261F"/>
    <w:rsid w:val="00C62E5B"/>
    <w:rsid w:val="00C634B4"/>
    <w:rsid w:val="00C63CE5"/>
    <w:rsid w:val="00C64340"/>
    <w:rsid w:val="00C64BF8"/>
    <w:rsid w:val="00C679A1"/>
    <w:rsid w:val="00C67FD5"/>
    <w:rsid w:val="00C70504"/>
    <w:rsid w:val="00C70A1F"/>
    <w:rsid w:val="00C728D9"/>
    <w:rsid w:val="00C72B02"/>
    <w:rsid w:val="00C73E9E"/>
    <w:rsid w:val="00C74018"/>
    <w:rsid w:val="00C74309"/>
    <w:rsid w:val="00C75416"/>
    <w:rsid w:val="00C75796"/>
    <w:rsid w:val="00C7584D"/>
    <w:rsid w:val="00C75F14"/>
    <w:rsid w:val="00C75F82"/>
    <w:rsid w:val="00C76DF7"/>
    <w:rsid w:val="00C773BD"/>
    <w:rsid w:val="00C80242"/>
    <w:rsid w:val="00C81149"/>
    <w:rsid w:val="00C817D9"/>
    <w:rsid w:val="00C81896"/>
    <w:rsid w:val="00C83AF4"/>
    <w:rsid w:val="00C85112"/>
    <w:rsid w:val="00C85149"/>
    <w:rsid w:val="00C852CA"/>
    <w:rsid w:val="00C864CB"/>
    <w:rsid w:val="00C867F7"/>
    <w:rsid w:val="00C868E6"/>
    <w:rsid w:val="00C86C44"/>
    <w:rsid w:val="00C86F94"/>
    <w:rsid w:val="00C87CB9"/>
    <w:rsid w:val="00C87FCD"/>
    <w:rsid w:val="00C9522B"/>
    <w:rsid w:val="00C95C94"/>
    <w:rsid w:val="00C9654D"/>
    <w:rsid w:val="00C967DC"/>
    <w:rsid w:val="00CA0CCD"/>
    <w:rsid w:val="00CA0E1C"/>
    <w:rsid w:val="00CA1305"/>
    <w:rsid w:val="00CA30D1"/>
    <w:rsid w:val="00CA3AFA"/>
    <w:rsid w:val="00CA4CB6"/>
    <w:rsid w:val="00CA6A31"/>
    <w:rsid w:val="00CA70B2"/>
    <w:rsid w:val="00CA7C2C"/>
    <w:rsid w:val="00CB0233"/>
    <w:rsid w:val="00CB0400"/>
    <w:rsid w:val="00CB2E15"/>
    <w:rsid w:val="00CB452D"/>
    <w:rsid w:val="00CB548A"/>
    <w:rsid w:val="00CB556D"/>
    <w:rsid w:val="00CB62B5"/>
    <w:rsid w:val="00CB6951"/>
    <w:rsid w:val="00CB6BC9"/>
    <w:rsid w:val="00CB7949"/>
    <w:rsid w:val="00CC06E3"/>
    <w:rsid w:val="00CC12E4"/>
    <w:rsid w:val="00CC2322"/>
    <w:rsid w:val="00CC2EE2"/>
    <w:rsid w:val="00CC3955"/>
    <w:rsid w:val="00CC419B"/>
    <w:rsid w:val="00CC45DE"/>
    <w:rsid w:val="00CC5583"/>
    <w:rsid w:val="00CC5C8A"/>
    <w:rsid w:val="00CC5EE7"/>
    <w:rsid w:val="00CC675F"/>
    <w:rsid w:val="00CC76AE"/>
    <w:rsid w:val="00CD0F30"/>
    <w:rsid w:val="00CD0F7D"/>
    <w:rsid w:val="00CD2A06"/>
    <w:rsid w:val="00CD2A2A"/>
    <w:rsid w:val="00CD4092"/>
    <w:rsid w:val="00CD48B6"/>
    <w:rsid w:val="00CD5888"/>
    <w:rsid w:val="00CE073C"/>
    <w:rsid w:val="00CE34BF"/>
    <w:rsid w:val="00CE3765"/>
    <w:rsid w:val="00CE3B68"/>
    <w:rsid w:val="00CE3C1D"/>
    <w:rsid w:val="00CE48D8"/>
    <w:rsid w:val="00CE5068"/>
    <w:rsid w:val="00CE57AA"/>
    <w:rsid w:val="00CE5F30"/>
    <w:rsid w:val="00CE6560"/>
    <w:rsid w:val="00CE6B47"/>
    <w:rsid w:val="00CE7513"/>
    <w:rsid w:val="00CE76FB"/>
    <w:rsid w:val="00CF091C"/>
    <w:rsid w:val="00CF2539"/>
    <w:rsid w:val="00CF29EF"/>
    <w:rsid w:val="00CF2B47"/>
    <w:rsid w:val="00CF33DA"/>
    <w:rsid w:val="00CF3405"/>
    <w:rsid w:val="00CF3518"/>
    <w:rsid w:val="00CF379B"/>
    <w:rsid w:val="00CF37EB"/>
    <w:rsid w:val="00CF49C9"/>
    <w:rsid w:val="00CF6210"/>
    <w:rsid w:val="00CF62D1"/>
    <w:rsid w:val="00CF79B9"/>
    <w:rsid w:val="00D0055B"/>
    <w:rsid w:val="00D00FF0"/>
    <w:rsid w:val="00D0107E"/>
    <w:rsid w:val="00D011B3"/>
    <w:rsid w:val="00D0245F"/>
    <w:rsid w:val="00D03F27"/>
    <w:rsid w:val="00D04C9F"/>
    <w:rsid w:val="00D06301"/>
    <w:rsid w:val="00D06A86"/>
    <w:rsid w:val="00D10598"/>
    <w:rsid w:val="00D10B15"/>
    <w:rsid w:val="00D10F82"/>
    <w:rsid w:val="00D12103"/>
    <w:rsid w:val="00D129B2"/>
    <w:rsid w:val="00D13297"/>
    <w:rsid w:val="00D13E16"/>
    <w:rsid w:val="00D13EE0"/>
    <w:rsid w:val="00D1466A"/>
    <w:rsid w:val="00D2095C"/>
    <w:rsid w:val="00D2203B"/>
    <w:rsid w:val="00D2227D"/>
    <w:rsid w:val="00D223EA"/>
    <w:rsid w:val="00D22B44"/>
    <w:rsid w:val="00D23114"/>
    <w:rsid w:val="00D252A7"/>
    <w:rsid w:val="00D25802"/>
    <w:rsid w:val="00D25AA2"/>
    <w:rsid w:val="00D25DD2"/>
    <w:rsid w:val="00D26621"/>
    <w:rsid w:val="00D273CE"/>
    <w:rsid w:val="00D27691"/>
    <w:rsid w:val="00D2784C"/>
    <w:rsid w:val="00D27D67"/>
    <w:rsid w:val="00D311DF"/>
    <w:rsid w:val="00D33242"/>
    <w:rsid w:val="00D36120"/>
    <w:rsid w:val="00D36448"/>
    <w:rsid w:val="00D37B88"/>
    <w:rsid w:val="00D4090B"/>
    <w:rsid w:val="00D412F4"/>
    <w:rsid w:val="00D41855"/>
    <w:rsid w:val="00D428CF"/>
    <w:rsid w:val="00D431ED"/>
    <w:rsid w:val="00D4394D"/>
    <w:rsid w:val="00D4502A"/>
    <w:rsid w:val="00D45060"/>
    <w:rsid w:val="00D458AE"/>
    <w:rsid w:val="00D45A37"/>
    <w:rsid w:val="00D464D9"/>
    <w:rsid w:val="00D4797F"/>
    <w:rsid w:val="00D510C7"/>
    <w:rsid w:val="00D52326"/>
    <w:rsid w:val="00D536A8"/>
    <w:rsid w:val="00D55DF5"/>
    <w:rsid w:val="00D56847"/>
    <w:rsid w:val="00D568FA"/>
    <w:rsid w:val="00D57BAF"/>
    <w:rsid w:val="00D57DAD"/>
    <w:rsid w:val="00D619AC"/>
    <w:rsid w:val="00D64650"/>
    <w:rsid w:val="00D64833"/>
    <w:rsid w:val="00D64B1B"/>
    <w:rsid w:val="00D65E5A"/>
    <w:rsid w:val="00D665CC"/>
    <w:rsid w:val="00D67249"/>
    <w:rsid w:val="00D67F98"/>
    <w:rsid w:val="00D70312"/>
    <w:rsid w:val="00D7164D"/>
    <w:rsid w:val="00D716E3"/>
    <w:rsid w:val="00D72CD4"/>
    <w:rsid w:val="00D73297"/>
    <w:rsid w:val="00D763EC"/>
    <w:rsid w:val="00D774F4"/>
    <w:rsid w:val="00D77C27"/>
    <w:rsid w:val="00D802DD"/>
    <w:rsid w:val="00D809FE"/>
    <w:rsid w:val="00D80DFF"/>
    <w:rsid w:val="00D81349"/>
    <w:rsid w:val="00D8189A"/>
    <w:rsid w:val="00D83760"/>
    <w:rsid w:val="00D84408"/>
    <w:rsid w:val="00D85906"/>
    <w:rsid w:val="00D85948"/>
    <w:rsid w:val="00D8627E"/>
    <w:rsid w:val="00D865E2"/>
    <w:rsid w:val="00D874C8"/>
    <w:rsid w:val="00D87ADD"/>
    <w:rsid w:val="00D906BD"/>
    <w:rsid w:val="00D91FF8"/>
    <w:rsid w:val="00D93C22"/>
    <w:rsid w:val="00D94497"/>
    <w:rsid w:val="00D97589"/>
    <w:rsid w:val="00D97BFE"/>
    <w:rsid w:val="00DA120D"/>
    <w:rsid w:val="00DA2677"/>
    <w:rsid w:val="00DA6ADA"/>
    <w:rsid w:val="00DB0C46"/>
    <w:rsid w:val="00DB0C75"/>
    <w:rsid w:val="00DB161E"/>
    <w:rsid w:val="00DB1EE1"/>
    <w:rsid w:val="00DB2567"/>
    <w:rsid w:val="00DB2E84"/>
    <w:rsid w:val="00DB3466"/>
    <w:rsid w:val="00DB427C"/>
    <w:rsid w:val="00DB4C22"/>
    <w:rsid w:val="00DB5034"/>
    <w:rsid w:val="00DB74C9"/>
    <w:rsid w:val="00DC10A2"/>
    <w:rsid w:val="00DC13E0"/>
    <w:rsid w:val="00DC238A"/>
    <w:rsid w:val="00DC2D25"/>
    <w:rsid w:val="00DC31B7"/>
    <w:rsid w:val="00DC575B"/>
    <w:rsid w:val="00DC5B6E"/>
    <w:rsid w:val="00DC7A96"/>
    <w:rsid w:val="00DD072B"/>
    <w:rsid w:val="00DD16AA"/>
    <w:rsid w:val="00DD3454"/>
    <w:rsid w:val="00DD381B"/>
    <w:rsid w:val="00DD390F"/>
    <w:rsid w:val="00DD487B"/>
    <w:rsid w:val="00DD4C06"/>
    <w:rsid w:val="00DD500D"/>
    <w:rsid w:val="00DD58A7"/>
    <w:rsid w:val="00DD5918"/>
    <w:rsid w:val="00DD6C38"/>
    <w:rsid w:val="00DD6CF8"/>
    <w:rsid w:val="00DD6EEB"/>
    <w:rsid w:val="00DE1CAC"/>
    <w:rsid w:val="00DE22C9"/>
    <w:rsid w:val="00DE2575"/>
    <w:rsid w:val="00DE2653"/>
    <w:rsid w:val="00DE28A4"/>
    <w:rsid w:val="00DE2F27"/>
    <w:rsid w:val="00DE3434"/>
    <w:rsid w:val="00DE3F70"/>
    <w:rsid w:val="00DE52C1"/>
    <w:rsid w:val="00DE5C3A"/>
    <w:rsid w:val="00DE7476"/>
    <w:rsid w:val="00DE79AE"/>
    <w:rsid w:val="00DE7BC9"/>
    <w:rsid w:val="00DE7BEB"/>
    <w:rsid w:val="00DF02B9"/>
    <w:rsid w:val="00DF0B01"/>
    <w:rsid w:val="00DF2259"/>
    <w:rsid w:val="00DF669E"/>
    <w:rsid w:val="00DF66F8"/>
    <w:rsid w:val="00DF6DDD"/>
    <w:rsid w:val="00E00697"/>
    <w:rsid w:val="00E00740"/>
    <w:rsid w:val="00E00C49"/>
    <w:rsid w:val="00E02787"/>
    <w:rsid w:val="00E02D53"/>
    <w:rsid w:val="00E03551"/>
    <w:rsid w:val="00E0355F"/>
    <w:rsid w:val="00E0365A"/>
    <w:rsid w:val="00E037C4"/>
    <w:rsid w:val="00E039E6"/>
    <w:rsid w:val="00E04162"/>
    <w:rsid w:val="00E050CE"/>
    <w:rsid w:val="00E0533D"/>
    <w:rsid w:val="00E05574"/>
    <w:rsid w:val="00E05A56"/>
    <w:rsid w:val="00E05F7F"/>
    <w:rsid w:val="00E063B9"/>
    <w:rsid w:val="00E110BD"/>
    <w:rsid w:val="00E11B7C"/>
    <w:rsid w:val="00E127A0"/>
    <w:rsid w:val="00E1356C"/>
    <w:rsid w:val="00E14083"/>
    <w:rsid w:val="00E1520F"/>
    <w:rsid w:val="00E152DF"/>
    <w:rsid w:val="00E1570B"/>
    <w:rsid w:val="00E17B80"/>
    <w:rsid w:val="00E20F2A"/>
    <w:rsid w:val="00E213DC"/>
    <w:rsid w:val="00E21EA5"/>
    <w:rsid w:val="00E21FEC"/>
    <w:rsid w:val="00E22773"/>
    <w:rsid w:val="00E229EA"/>
    <w:rsid w:val="00E2328C"/>
    <w:rsid w:val="00E238E8"/>
    <w:rsid w:val="00E23963"/>
    <w:rsid w:val="00E24041"/>
    <w:rsid w:val="00E242DB"/>
    <w:rsid w:val="00E242F4"/>
    <w:rsid w:val="00E24F04"/>
    <w:rsid w:val="00E24F7B"/>
    <w:rsid w:val="00E259FC"/>
    <w:rsid w:val="00E26827"/>
    <w:rsid w:val="00E3000B"/>
    <w:rsid w:val="00E30935"/>
    <w:rsid w:val="00E3142B"/>
    <w:rsid w:val="00E32988"/>
    <w:rsid w:val="00E342DD"/>
    <w:rsid w:val="00E35492"/>
    <w:rsid w:val="00E355E6"/>
    <w:rsid w:val="00E375AB"/>
    <w:rsid w:val="00E404DD"/>
    <w:rsid w:val="00E40DFA"/>
    <w:rsid w:val="00E41334"/>
    <w:rsid w:val="00E4331A"/>
    <w:rsid w:val="00E44AF3"/>
    <w:rsid w:val="00E45446"/>
    <w:rsid w:val="00E47404"/>
    <w:rsid w:val="00E51E7D"/>
    <w:rsid w:val="00E54D0B"/>
    <w:rsid w:val="00E55AB9"/>
    <w:rsid w:val="00E564AA"/>
    <w:rsid w:val="00E578F6"/>
    <w:rsid w:val="00E57B4F"/>
    <w:rsid w:val="00E57DE2"/>
    <w:rsid w:val="00E60422"/>
    <w:rsid w:val="00E60BC8"/>
    <w:rsid w:val="00E612F2"/>
    <w:rsid w:val="00E623CD"/>
    <w:rsid w:val="00E62411"/>
    <w:rsid w:val="00E63227"/>
    <w:rsid w:val="00E64102"/>
    <w:rsid w:val="00E64763"/>
    <w:rsid w:val="00E658CC"/>
    <w:rsid w:val="00E66429"/>
    <w:rsid w:val="00E66F1F"/>
    <w:rsid w:val="00E677AE"/>
    <w:rsid w:val="00E67BDA"/>
    <w:rsid w:val="00E70C94"/>
    <w:rsid w:val="00E718C7"/>
    <w:rsid w:val="00E72277"/>
    <w:rsid w:val="00E7441C"/>
    <w:rsid w:val="00E7496F"/>
    <w:rsid w:val="00E75782"/>
    <w:rsid w:val="00E75EC9"/>
    <w:rsid w:val="00E761CC"/>
    <w:rsid w:val="00E762B4"/>
    <w:rsid w:val="00E76A16"/>
    <w:rsid w:val="00E77F62"/>
    <w:rsid w:val="00E812EF"/>
    <w:rsid w:val="00E81592"/>
    <w:rsid w:val="00E82E73"/>
    <w:rsid w:val="00E82F96"/>
    <w:rsid w:val="00E83158"/>
    <w:rsid w:val="00E83ECF"/>
    <w:rsid w:val="00E84330"/>
    <w:rsid w:val="00E84A9E"/>
    <w:rsid w:val="00E850A6"/>
    <w:rsid w:val="00E875FA"/>
    <w:rsid w:val="00E877B4"/>
    <w:rsid w:val="00E87E62"/>
    <w:rsid w:val="00E901CF"/>
    <w:rsid w:val="00E9043E"/>
    <w:rsid w:val="00E9145A"/>
    <w:rsid w:val="00E91650"/>
    <w:rsid w:val="00E91FA1"/>
    <w:rsid w:val="00E92393"/>
    <w:rsid w:val="00E96075"/>
    <w:rsid w:val="00E97587"/>
    <w:rsid w:val="00E97707"/>
    <w:rsid w:val="00E97852"/>
    <w:rsid w:val="00EA0AC0"/>
    <w:rsid w:val="00EA158A"/>
    <w:rsid w:val="00EA159B"/>
    <w:rsid w:val="00EA1ABA"/>
    <w:rsid w:val="00EA3986"/>
    <w:rsid w:val="00EA4492"/>
    <w:rsid w:val="00EA4C0C"/>
    <w:rsid w:val="00EA543B"/>
    <w:rsid w:val="00EA56E4"/>
    <w:rsid w:val="00EA594B"/>
    <w:rsid w:val="00EA59F9"/>
    <w:rsid w:val="00EA5CA7"/>
    <w:rsid w:val="00EA67CB"/>
    <w:rsid w:val="00EB2623"/>
    <w:rsid w:val="00EB2982"/>
    <w:rsid w:val="00EB485B"/>
    <w:rsid w:val="00EB5176"/>
    <w:rsid w:val="00EB522A"/>
    <w:rsid w:val="00EB52EE"/>
    <w:rsid w:val="00EB573B"/>
    <w:rsid w:val="00EB6E6E"/>
    <w:rsid w:val="00EB7597"/>
    <w:rsid w:val="00EB796F"/>
    <w:rsid w:val="00EC010D"/>
    <w:rsid w:val="00EC03C9"/>
    <w:rsid w:val="00EC06FE"/>
    <w:rsid w:val="00EC0E3F"/>
    <w:rsid w:val="00EC1C00"/>
    <w:rsid w:val="00EC25A7"/>
    <w:rsid w:val="00EC2673"/>
    <w:rsid w:val="00EC3F26"/>
    <w:rsid w:val="00EC4CEE"/>
    <w:rsid w:val="00EC7AF1"/>
    <w:rsid w:val="00ED1414"/>
    <w:rsid w:val="00ED14CC"/>
    <w:rsid w:val="00ED2FEC"/>
    <w:rsid w:val="00ED32E3"/>
    <w:rsid w:val="00ED5049"/>
    <w:rsid w:val="00ED646A"/>
    <w:rsid w:val="00ED73A2"/>
    <w:rsid w:val="00ED795C"/>
    <w:rsid w:val="00EE054D"/>
    <w:rsid w:val="00EE0753"/>
    <w:rsid w:val="00EE0FCA"/>
    <w:rsid w:val="00EE3B0B"/>
    <w:rsid w:val="00EE3C38"/>
    <w:rsid w:val="00EE6D9F"/>
    <w:rsid w:val="00EE7C15"/>
    <w:rsid w:val="00EF3118"/>
    <w:rsid w:val="00EF3293"/>
    <w:rsid w:val="00EF396A"/>
    <w:rsid w:val="00EF4D20"/>
    <w:rsid w:val="00EF62EF"/>
    <w:rsid w:val="00EF6425"/>
    <w:rsid w:val="00EF697A"/>
    <w:rsid w:val="00EF6F61"/>
    <w:rsid w:val="00EF781D"/>
    <w:rsid w:val="00F00B1F"/>
    <w:rsid w:val="00F03580"/>
    <w:rsid w:val="00F04E69"/>
    <w:rsid w:val="00F04E94"/>
    <w:rsid w:val="00F05973"/>
    <w:rsid w:val="00F072B4"/>
    <w:rsid w:val="00F07680"/>
    <w:rsid w:val="00F07FC2"/>
    <w:rsid w:val="00F102BA"/>
    <w:rsid w:val="00F10ED4"/>
    <w:rsid w:val="00F13524"/>
    <w:rsid w:val="00F13A78"/>
    <w:rsid w:val="00F1438C"/>
    <w:rsid w:val="00F14A8B"/>
    <w:rsid w:val="00F150E9"/>
    <w:rsid w:val="00F1586C"/>
    <w:rsid w:val="00F15EB9"/>
    <w:rsid w:val="00F17361"/>
    <w:rsid w:val="00F175E9"/>
    <w:rsid w:val="00F17D25"/>
    <w:rsid w:val="00F20FD5"/>
    <w:rsid w:val="00F2140D"/>
    <w:rsid w:val="00F2167A"/>
    <w:rsid w:val="00F22E32"/>
    <w:rsid w:val="00F231C9"/>
    <w:rsid w:val="00F23B5C"/>
    <w:rsid w:val="00F2432F"/>
    <w:rsid w:val="00F256AC"/>
    <w:rsid w:val="00F25BAD"/>
    <w:rsid w:val="00F25D71"/>
    <w:rsid w:val="00F25E36"/>
    <w:rsid w:val="00F25E5C"/>
    <w:rsid w:val="00F26261"/>
    <w:rsid w:val="00F30769"/>
    <w:rsid w:val="00F3115F"/>
    <w:rsid w:val="00F32769"/>
    <w:rsid w:val="00F32B14"/>
    <w:rsid w:val="00F32BDA"/>
    <w:rsid w:val="00F34F93"/>
    <w:rsid w:val="00F355AB"/>
    <w:rsid w:val="00F36442"/>
    <w:rsid w:val="00F364E3"/>
    <w:rsid w:val="00F36A91"/>
    <w:rsid w:val="00F375A5"/>
    <w:rsid w:val="00F40632"/>
    <w:rsid w:val="00F40C44"/>
    <w:rsid w:val="00F4166F"/>
    <w:rsid w:val="00F42264"/>
    <w:rsid w:val="00F43612"/>
    <w:rsid w:val="00F436BE"/>
    <w:rsid w:val="00F44F3F"/>
    <w:rsid w:val="00F4664E"/>
    <w:rsid w:val="00F4767C"/>
    <w:rsid w:val="00F47D37"/>
    <w:rsid w:val="00F50E4D"/>
    <w:rsid w:val="00F5344F"/>
    <w:rsid w:val="00F53548"/>
    <w:rsid w:val="00F54724"/>
    <w:rsid w:val="00F54E3A"/>
    <w:rsid w:val="00F56389"/>
    <w:rsid w:val="00F56B57"/>
    <w:rsid w:val="00F57273"/>
    <w:rsid w:val="00F60203"/>
    <w:rsid w:val="00F629B8"/>
    <w:rsid w:val="00F63CD2"/>
    <w:rsid w:val="00F6451A"/>
    <w:rsid w:val="00F647C1"/>
    <w:rsid w:val="00F64927"/>
    <w:rsid w:val="00F64B20"/>
    <w:rsid w:val="00F64F1A"/>
    <w:rsid w:val="00F65558"/>
    <w:rsid w:val="00F65A73"/>
    <w:rsid w:val="00F66FE8"/>
    <w:rsid w:val="00F713E2"/>
    <w:rsid w:val="00F714E7"/>
    <w:rsid w:val="00F71D8A"/>
    <w:rsid w:val="00F72540"/>
    <w:rsid w:val="00F7460D"/>
    <w:rsid w:val="00F74724"/>
    <w:rsid w:val="00F76D3C"/>
    <w:rsid w:val="00F775B7"/>
    <w:rsid w:val="00F77C7F"/>
    <w:rsid w:val="00F80246"/>
    <w:rsid w:val="00F8077E"/>
    <w:rsid w:val="00F80AC7"/>
    <w:rsid w:val="00F80BF1"/>
    <w:rsid w:val="00F817D7"/>
    <w:rsid w:val="00F82B6E"/>
    <w:rsid w:val="00F82C00"/>
    <w:rsid w:val="00F83797"/>
    <w:rsid w:val="00F843B4"/>
    <w:rsid w:val="00F843DE"/>
    <w:rsid w:val="00F84A5B"/>
    <w:rsid w:val="00F84C04"/>
    <w:rsid w:val="00F84D8F"/>
    <w:rsid w:val="00F85E0C"/>
    <w:rsid w:val="00F86470"/>
    <w:rsid w:val="00F87292"/>
    <w:rsid w:val="00F9025A"/>
    <w:rsid w:val="00F90A17"/>
    <w:rsid w:val="00F913DE"/>
    <w:rsid w:val="00F923B2"/>
    <w:rsid w:val="00F9282A"/>
    <w:rsid w:val="00F92A19"/>
    <w:rsid w:val="00F9323F"/>
    <w:rsid w:val="00F93982"/>
    <w:rsid w:val="00F9414F"/>
    <w:rsid w:val="00F94B0C"/>
    <w:rsid w:val="00F95D35"/>
    <w:rsid w:val="00F971D8"/>
    <w:rsid w:val="00F97E55"/>
    <w:rsid w:val="00FA2782"/>
    <w:rsid w:val="00FA29D7"/>
    <w:rsid w:val="00FA384D"/>
    <w:rsid w:val="00FA48CF"/>
    <w:rsid w:val="00FA51BB"/>
    <w:rsid w:val="00FA744B"/>
    <w:rsid w:val="00FA7EB3"/>
    <w:rsid w:val="00FB0C74"/>
    <w:rsid w:val="00FB14A5"/>
    <w:rsid w:val="00FB22EA"/>
    <w:rsid w:val="00FB2AA6"/>
    <w:rsid w:val="00FB30FC"/>
    <w:rsid w:val="00FB3CCA"/>
    <w:rsid w:val="00FB625A"/>
    <w:rsid w:val="00FB6DE1"/>
    <w:rsid w:val="00FB73B9"/>
    <w:rsid w:val="00FB747C"/>
    <w:rsid w:val="00FB7A9B"/>
    <w:rsid w:val="00FC03C7"/>
    <w:rsid w:val="00FC21A0"/>
    <w:rsid w:val="00FC2ADA"/>
    <w:rsid w:val="00FC2C10"/>
    <w:rsid w:val="00FC3408"/>
    <w:rsid w:val="00FC3D44"/>
    <w:rsid w:val="00FC5AE9"/>
    <w:rsid w:val="00FC5E2F"/>
    <w:rsid w:val="00FC6B3E"/>
    <w:rsid w:val="00FC6BC0"/>
    <w:rsid w:val="00FC6C17"/>
    <w:rsid w:val="00FC70E3"/>
    <w:rsid w:val="00FD0861"/>
    <w:rsid w:val="00FD1AE5"/>
    <w:rsid w:val="00FD1EF1"/>
    <w:rsid w:val="00FD2E6A"/>
    <w:rsid w:val="00FD33A1"/>
    <w:rsid w:val="00FD3427"/>
    <w:rsid w:val="00FD4E8E"/>
    <w:rsid w:val="00FD5964"/>
    <w:rsid w:val="00FE08CF"/>
    <w:rsid w:val="00FE0A61"/>
    <w:rsid w:val="00FE0CB0"/>
    <w:rsid w:val="00FE0DE6"/>
    <w:rsid w:val="00FE20EF"/>
    <w:rsid w:val="00FE32B4"/>
    <w:rsid w:val="00FE40A5"/>
    <w:rsid w:val="00FE46B9"/>
    <w:rsid w:val="00FE4EEC"/>
    <w:rsid w:val="00FE4F2A"/>
    <w:rsid w:val="00FE5C93"/>
    <w:rsid w:val="00FE62A9"/>
    <w:rsid w:val="00FE6661"/>
    <w:rsid w:val="00FE6FFF"/>
    <w:rsid w:val="00FF0DE6"/>
    <w:rsid w:val="00FF0E85"/>
    <w:rsid w:val="00FF2D8F"/>
    <w:rsid w:val="00FF4DA6"/>
    <w:rsid w:val="00FF627F"/>
    <w:rsid w:val="00FF66C9"/>
    <w:rsid w:val="00FF6F7E"/>
    <w:rsid w:val="00FF7587"/>
    <w:rsid w:val="00FF7BAD"/>
    <w:rsid w:val="00FF7F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C646F035-CD9B-4B59-B458-49F9ED6B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iPriority="0" w:unhideWhenUsed="1"/>
    <w:lsdException w:name="Body Text Indent 3" w:locked="1" w:semiHidden="1" w:uiPriority="0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2EE2"/>
    <w:rPr>
      <w:rFonts w:ascii="BrowalliaUPC" w:eastAsia="BrowalliaUPC" w:hAnsi="BrowalliaUPC" w:cs="BrowalliaUPC"/>
      <w:sz w:val="32"/>
      <w:szCs w:val="32"/>
    </w:rPr>
  </w:style>
  <w:style w:type="paragraph" w:styleId="1">
    <w:name w:val="heading 1"/>
    <w:basedOn w:val="a"/>
    <w:next w:val="a"/>
    <w:link w:val="10"/>
    <w:qFormat/>
    <w:rsid w:val="00F44F3F"/>
    <w:pPr>
      <w:keepNext/>
      <w:spacing w:before="240" w:after="240"/>
      <w:jc w:val="center"/>
      <w:outlineLvl w:val="0"/>
    </w:pPr>
    <w:rPr>
      <w:rFonts w:ascii="TH SarabunPSK" w:eastAsia="Times New Roman" w:hAnsi="TH SarabunPSK" w:cs="TH SarabunPSK"/>
      <w:b/>
      <w:bCs/>
      <w:kern w:val="32"/>
    </w:rPr>
  </w:style>
  <w:style w:type="paragraph" w:styleId="2">
    <w:name w:val="heading 2"/>
    <w:basedOn w:val="1"/>
    <w:next w:val="a"/>
    <w:link w:val="20"/>
    <w:qFormat/>
    <w:rsid w:val="002F5EB9"/>
    <w:pPr>
      <w:shd w:val="clear" w:color="auto" w:fill="D9D9D9" w:themeFill="background1" w:themeFillShade="D9"/>
      <w:spacing w:after="120"/>
      <w:ind w:left="426" w:hanging="426"/>
      <w:jc w:val="left"/>
      <w:outlineLvl w:val="1"/>
    </w:pPr>
  </w:style>
  <w:style w:type="paragraph" w:styleId="3">
    <w:name w:val="heading 3"/>
    <w:basedOn w:val="2"/>
    <w:next w:val="a"/>
    <w:link w:val="30"/>
    <w:qFormat/>
    <w:rsid w:val="002F5EB9"/>
    <w:pPr>
      <w:numPr>
        <w:ilvl w:val="2"/>
      </w:numPr>
      <w:shd w:val="clear" w:color="auto" w:fill="auto"/>
      <w:tabs>
        <w:tab w:val="num" w:pos="1080"/>
      </w:tabs>
      <w:ind w:left="1080" w:hanging="540"/>
      <w:outlineLvl w:val="2"/>
    </w:pPr>
  </w:style>
  <w:style w:type="paragraph" w:styleId="4">
    <w:name w:val="heading 4"/>
    <w:basedOn w:val="a"/>
    <w:next w:val="a"/>
    <w:link w:val="40"/>
    <w:qFormat/>
    <w:rsid w:val="00FA48CF"/>
    <w:pPr>
      <w:numPr>
        <w:numId w:val="1"/>
      </w:numPr>
      <w:spacing w:before="120" w:after="120"/>
      <w:outlineLvl w:val="3"/>
    </w:pPr>
    <w:rPr>
      <w:u w:val="single"/>
    </w:rPr>
  </w:style>
  <w:style w:type="paragraph" w:styleId="5">
    <w:name w:val="heading 5"/>
    <w:basedOn w:val="4"/>
    <w:next w:val="a"/>
    <w:link w:val="50"/>
    <w:qFormat/>
    <w:rsid w:val="008F2FA9"/>
    <w:pPr>
      <w:numPr>
        <w:ilvl w:val="1"/>
      </w:numPr>
      <w:tabs>
        <w:tab w:val="num" w:pos="1429"/>
      </w:tabs>
      <w:outlineLvl w:val="4"/>
    </w:pPr>
    <w:rPr>
      <w:i/>
      <w:iCs/>
      <w:u w:val="none"/>
    </w:rPr>
  </w:style>
  <w:style w:type="paragraph" w:styleId="6">
    <w:name w:val="heading 6"/>
    <w:basedOn w:val="a"/>
    <w:next w:val="a"/>
    <w:link w:val="60"/>
    <w:uiPriority w:val="9"/>
    <w:qFormat/>
    <w:rsid w:val="0051507E"/>
    <w:pPr>
      <w:keepNext/>
      <w:keepLines/>
      <w:numPr>
        <w:numId w:val="2"/>
      </w:numPr>
      <w:tabs>
        <w:tab w:val="left" w:pos="1800"/>
      </w:tabs>
      <w:spacing w:before="200" w:line="276" w:lineRule="auto"/>
      <w:ind w:left="0" w:firstLine="1440"/>
      <w:outlineLvl w:val="5"/>
    </w:pPr>
    <w:rPr>
      <w:rFonts w:ascii="Browallia New" w:hAnsi="Browallia New" w:cs="Browallia New"/>
    </w:rPr>
  </w:style>
  <w:style w:type="paragraph" w:styleId="7">
    <w:name w:val="heading 7"/>
    <w:basedOn w:val="a"/>
    <w:next w:val="a"/>
    <w:link w:val="70"/>
    <w:qFormat/>
    <w:rsid w:val="00FB2AA6"/>
    <w:pPr>
      <w:spacing w:before="240" w:after="60"/>
      <w:outlineLvl w:val="6"/>
    </w:pPr>
    <w:rPr>
      <w:rFonts w:ascii="Times New Roman" w:eastAsia="Cordia New" w:hAnsi="Times New Roman" w:cs="Angsana New"/>
      <w:sz w:val="24"/>
      <w:szCs w:val="24"/>
    </w:rPr>
  </w:style>
  <w:style w:type="paragraph" w:styleId="8">
    <w:name w:val="heading 8"/>
    <w:basedOn w:val="a"/>
    <w:next w:val="a"/>
    <w:link w:val="80"/>
    <w:qFormat/>
    <w:rsid w:val="00FB2AA6"/>
    <w:pPr>
      <w:spacing w:before="240" w:after="60"/>
      <w:outlineLvl w:val="7"/>
    </w:pPr>
    <w:rPr>
      <w:rFonts w:ascii="Times New Roman" w:eastAsia="Times New Roman" w:hAnsi="Times New Roman" w:cs="Angsana New"/>
      <w:i/>
      <w:iCs/>
      <w:sz w:val="24"/>
      <w:szCs w:val="28"/>
    </w:rPr>
  </w:style>
  <w:style w:type="paragraph" w:styleId="9">
    <w:name w:val="heading 9"/>
    <w:basedOn w:val="a"/>
    <w:next w:val="a"/>
    <w:link w:val="90"/>
    <w:qFormat/>
    <w:rsid w:val="00FB2AA6"/>
    <w:pPr>
      <w:spacing w:before="240" w:after="60"/>
      <w:outlineLvl w:val="8"/>
    </w:pPr>
    <w:rPr>
      <w:rFonts w:ascii="Arial" w:eastAsia="Times New Roman" w:hAnsi="Arial" w:cs="Cordia New"/>
      <w:sz w:val="22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link w:val="1"/>
    <w:locked/>
    <w:rsid w:val="00F44F3F"/>
    <w:rPr>
      <w:rFonts w:ascii="TH SarabunPSK" w:hAnsi="TH SarabunPSK" w:cs="TH SarabunPSK"/>
      <w:b/>
      <w:bCs/>
      <w:kern w:val="32"/>
      <w:sz w:val="32"/>
      <w:szCs w:val="32"/>
    </w:rPr>
  </w:style>
  <w:style w:type="character" w:customStyle="1" w:styleId="20">
    <w:name w:val="หัวเรื่อง 2 อักขระ"/>
    <w:link w:val="2"/>
    <w:locked/>
    <w:rsid w:val="002F5EB9"/>
    <w:rPr>
      <w:rFonts w:ascii="TH SarabunPSK" w:hAnsi="TH SarabunPSK" w:cs="TH SarabunPSK"/>
      <w:b/>
      <w:bCs/>
      <w:kern w:val="32"/>
      <w:sz w:val="32"/>
      <w:szCs w:val="32"/>
      <w:shd w:val="clear" w:color="auto" w:fill="D9D9D9" w:themeFill="background1" w:themeFillShade="D9"/>
    </w:rPr>
  </w:style>
  <w:style w:type="character" w:customStyle="1" w:styleId="30">
    <w:name w:val="หัวเรื่อง 3 อักขระ"/>
    <w:link w:val="3"/>
    <w:locked/>
    <w:rsid w:val="002F5EB9"/>
    <w:rPr>
      <w:rFonts w:ascii="TH SarabunPSK" w:hAnsi="TH SarabunPSK" w:cs="TH SarabunPSK"/>
      <w:b/>
      <w:bCs/>
      <w:kern w:val="32"/>
      <w:sz w:val="32"/>
      <w:szCs w:val="32"/>
    </w:rPr>
  </w:style>
  <w:style w:type="character" w:customStyle="1" w:styleId="40">
    <w:name w:val="หัวเรื่อง 4 อักขระ"/>
    <w:link w:val="4"/>
    <w:locked/>
    <w:rsid w:val="00FA48CF"/>
    <w:rPr>
      <w:rFonts w:ascii="BrowalliaUPC" w:eastAsia="BrowalliaUPC" w:hAnsi="BrowalliaUPC" w:cs="BrowalliaUPC"/>
      <w:sz w:val="32"/>
      <w:szCs w:val="32"/>
      <w:u w:val="single"/>
    </w:rPr>
  </w:style>
  <w:style w:type="character" w:customStyle="1" w:styleId="50">
    <w:name w:val="หัวเรื่อง 5 อักขระ"/>
    <w:link w:val="5"/>
    <w:locked/>
    <w:rsid w:val="008F2FA9"/>
    <w:rPr>
      <w:rFonts w:ascii="BrowalliaUPC" w:eastAsia="BrowalliaUPC" w:hAnsi="BrowalliaUPC" w:cs="BrowalliaUPC"/>
      <w:i/>
      <w:iCs/>
      <w:sz w:val="32"/>
      <w:szCs w:val="32"/>
    </w:rPr>
  </w:style>
  <w:style w:type="character" w:customStyle="1" w:styleId="60">
    <w:name w:val="หัวเรื่อง 6 อักขระ"/>
    <w:link w:val="6"/>
    <w:uiPriority w:val="9"/>
    <w:locked/>
    <w:rsid w:val="0051507E"/>
    <w:rPr>
      <w:rFonts w:ascii="Browallia New" w:eastAsia="BrowalliaUPC" w:hAnsi="Browallia New" w:cs="Browallia New"/>
      <w:sz w:val="32"/>
      <w:szCs w:val="32"/>
    </w:rPr>
  </w:style>
  <w:style w:type="character" w:customStyle="1" w:styleId="70">
    <w:name w:val="หัวเรื่อง 7 อักขระ"/>
    <w:link w:val="7"/>
    <w:rsid w:val="00FB2AA6"/>
    <w:rPr>
      <w:rFonts w:eastAsia="Cordia New"/>
      <w:sz w:val="24"/>
      <w:szCs w:val="24"/>
    </w:rPr>
  </w:style>
  <w:style w:type="character" w:customStyle="1" w:styleId="80">
    <w:name w:val="หัวเรื่อง 8 อักขระ"/>
    <w:link w:val="8"/>
    <w:rsid w:val="00FB2AA6"/>
    <w:rPr>
      <w:i/>
      <w:iCs/>
      <w:sz w:val="24"/>
      <w:szCs w:val="28"/>
    </w:rPr>
  </w:style>
  <w:style w:type="character" w:customStyle="1" w:styleId="90">
    <w:name w:val="หัวเรื่อง 9 อักขระ"/>
    <w:link w:val="9"/>
    <w:rsid w:val="00FB2AA6"/>
    <w:rPr>
      <w:rFonts w:ascii="Arial" w:hAnsi="Arial" w:cs="Cordia New"/>
      <w:sz w:val="22"/>
      <w:szCs w:val="25"/>
    </w:rPr>
  </w:style>
  <w:style w:type="paragraph" w:styleId="a3">
    <w:name w:val="caption"/>
    <w:basedOn w:val="a"/>
    <w:next w:val="a"/>
    <w:link w:val="a4"/>
    <w:uiPriority w:val="99"/>
    <w:qFormat/>
    <w:rsid w:val="001F6D17"/>
    <w:pPr>
      <w:tabs>
        <w:tab w:val="left" w:pos="540"/>
      </w:tabs>
      <w:ind w:left="630" w:hanging="630"/>
    </w:pPr>
    <w:rPr>
      <w:rFonts w:ascii="Cordia New" w:hAnsi="Cordia New" w:cs="Cordia New"/>
      <w:sz w:val="30"/>
      <w:szCs w:val="30"/>
    </w:rPr>
  </w:style>
  <w:style w:type="character" w:customStyle="1" w:styleId="a4">
    <w:name w:val="คำอธิบายภาพ อักขระ"/>
    <w:link w:val="a3"/>
    <w:uiPriority w:val="99"/>
    <w:locked/>
    <w:rsid w:val="001F6D17"/>
    <w:rPr>
      <w:rFonts w:ascii="Cordia New" w:eastAsia="BrowalliaUPC" w:hAnsi="Cordia New" w:cs="Cordia New"/>
      <w:sz w:val="30"/>
      <w:szCs w:val="30"/>
    </w:rPr>
  </w:style>
  <w:style w:type="paragraph" w:customStyle="1" w:styleId="a5">
    <w:name w:val="รูปภาพ"/>
    <w:basedOn w:val="a"/>
    <w:uiPriority w:val="99"/>
    <w:rsid w:val="00FB22EA"/>
    <w:pPr>
      <w:widowControl w:val="0"/>
      <w:jc w:val="center"/>
    </w:pPr>
    <w:rPr>
      <w:rFonts w:ascii="Cordia New" w:hAnsi="Cordia New" w:cs="Cordia New"/>
    </w:rPr>
  </w:style>
  <w:style w:type="paragraph" w:customStyle="1" w:styleId="a6">
    <w:name w:val="คำอธิบายภาพฐซ้าย"/>
    <w:basedOn w:val="a3"/>
    <w:uiPriority w:val="99"/>
    <w:rsid w:val="008F2FA9"/>
    <w:pPr>
      <w:ind w:left="709" w:hanging="709"/>
    </w:pPr>
  </w:style>
  <w:style w:type="paragraph" w:customStyle="1" w:styleId="a7">
    <w:name w:val="สมการ"/>
    <w:basedOn w:val="a8"/>
    <w:uiPriority w:val="99"/>
    <w:rsid w:val="00405E8E"/>
    <w:rPr>
      <w:color w:val="000000"/>
    </w:rPr>
  </w:style>
  <w:style w:type="paragraph" w:customStyle="1" w:styleId="a8">
    <w:name w:val="ข้อความ สมการ"/>
    <w:basedOn w:val="a9"/>
    <w:uiPriority w:val="99"/>
    <w:rsid w:val="00405E8E"/>
    <w:pPr>
      <w:tabs>
        <w:tab w:val="center" w:pos="4253"/>
        <w:tab w:val="right" w:pos="8505"/>
      </w:tabs>
    </w:pPr>
  </w:style>
  <w:style w:type="paragraph" w:styleId="a9">
    <w:name w:val="Body Text"/>
    <w:basedOn w:val="a"/>
    <w:link w:val="aa"/>
    <w:uiPriority w:val="99"/>
    <w:rsid w:val="008F2FA9"/>
    <w:pPr>
      <w:spacing w:after="120"/>
    </w:pPr>
  </w:style>
  <w:style w:type="character" w:customStyle="1" w:styleId="aa">
    <w:name w:val="เนื้อความ อักขระ"/>
    <w:link w:val="a9"/>
    <w:uiPriority w:val="99"/>
    <w:locked/>
    <w:rsid w:val="008F2FA9"/>
    <w:rPr>
      <w:rFonts w:cs="Times New Roman"/>
      <w:sz w:val="28"/>
      <w:szCs w:val="28"/>
    </w:rPr>
  </w:style>
  <w:style w:type="paragraph" w:customStyle="1" w:styleId="31">
    <w:name w:val="ข้อความ 3"/>
    <w:basedOn w:val="11"/>
    <w:uiPriority w:val="99"/>
    <w:rsid w:val="00F65558"/>
    <w:pPr>
      <w:ind w:left="1560" w:hanging="840"/>
    </w:pPr>
  </w:style>
  <w:style w:type="paragraph" w:customStyle="1" w:styleId="ab">
    <w:name w:val="ชิดซ้าย"/>
    <w:basedOn w:val="a"/>
    <w:uiPriority w:val="99"/>
    <w:rsid w:val="008F2FA9"/>
    <w:rPr>
      <w:rFonts w:ascii="Angsana New" w:hAnsi="Angsana New"/>
    </w:rPr>
  </w:style>
  <w:style w:type="paragraph" w:customStyle="1" w:styleId="ac">
    <w:name w:val="ชิดกลาง"/>
    <w:basedOn w:val="ab"/>
    <w:uiPriority w:val="99"/>
    <w:rsid w:val="008F2FA9"/>
    <w:pPr>
      <w:jc w:val="center"/>
    </w:pPr>
  </w:style>
  <w:style w:type="paragraph" w:customStyle="1" w:styleId="ad">
    <w:name w:val="ชิดกลางในตาราง"/>
    <w:basedOn w:val="ac"/>
    <w:uiPriority w:val="99"/>
    <w:rsid w:val="008F2FA9"/>
    <w:rPr>
      <w:sz w:val="28"/>
      <w:szCs w:val="28"/>
    </w:rPr>
  </w:style>
  <w:style w:type="paragraph" w:customStyle="1" w:styleId="41">
    <w:name w:val="ข้อความ 4"/>
    <w:basedOn w:val="31"/>
    <w:uiPriority w:val="99"/>
    <w:rsid w:val="00481999"/>
    <w:pPr>
      <w:ind w:firstLine="1701"/>
    </w:pPr>
  </w:style>
  <w:style w:type="paragraph" w:customStyle="1" w:styleId="11">
    <w:name w:val="ข้อความ 1"/>
    <w:basedOn w:val="a9"/>
    <w:qFormat/>
    <w:rsid w:val="00F95D35"/>
    <w:pPr>
      <w:spacing w:before="120"/>
      <w:ind w:firstLine="720"/>
    </w:pPr>
    <w:rPr>
      <w:rFonts w:ascii="Cordia New" w:hAnsi="Cordia New" w:cs="TH SarabunPSK"/>
    </w:rPr>
  </w:style>
  <w:style w:type="paragraph" w:customStyle="1" w:styleId="21">
    <w:name w:val="ข้อความ 2"/>
    <w:basedOn w:val="11"/>
    <w:qFormat/>
    <w:rsid w:val="005C5158"/>
    <w:pPr>
      <w:spacing w:after="0"/>
      <w:ind w:firstLine="1260"/>
    </w:pPr>
    <w:rPr>
      <w:rFonts w:eastAsia="Times New Roman"/>
      <w:sz w:val="30"/>
    </w:rPr>
  </w:style>
  <w:style w:type="character" w:styleId="ae">
    <w:name w:val="Hyperlink"/>
    <w:uiPriority w:val="99"/>
    <w:rsid w:val="00391D2A"/>
    <w:rPr>
      <w:color w:val="0000FF"/>
      <w:u w:val="single"/>
    </w:rPr>
  </w:style>
  <w:style w:type="paragraph" w:styleId="af">
    <w:name w:val="footnote text"/>
    <w:basedOn w:val="a"/>
    <w:link w:val="af0"/>
    <w:uiPriority w:val="99"/>
    <w:semiHidden/>
    <w:rsid w:val="00F07FC2"/>
    <w:rPr>
      <w:rFonts w:ascii="Cordia New" w:eastAsia="Times New Roman" w:hAnsi="Cordia New" w:cs="Cordia New"/>
      <w:sz w:val="24"/>
      <w:szCs w:val="24"/>
    </w:rPr>
  </w:style>
  <w:style w:type="character" w:customStyle="1" w:styleId="af0">
    <w:name w:val="ข้อความเชิงอรรถ อักขระ"/>
    <w:link w:val="af"/>
    <w:uiPriority w:val="99"/>
    <w:semiHidden/>
    <w:locked/>
    <w:rsid w:val="00F07FC2"/>
    <w:rPr>
      <w:rFonts w:ascii="Cordia New" w:hAnsi="Cordia New" w:cs="Cordia New"/>
      <w:sz w:val="24"/>
      <w:szCs w:val="24"/>
    </w:rPr>
  </w:style>
  <w:style w:type="paragraph" w:customStyle="1" w:styleId="af1">
    <w:name w:val="ข้อความอินเด๊นท์"/>
    <w:basedOn w:val="a"/>
    <w:rsid w:val="0007427F"/>
    <w:pPr>
      <w:ind w:firstLine="720"/>
    </w:pPr>
  </w:style>
  <w:style w:type="character" w:styleId="af2">
    <w:name w:val="footnote reference"/>
    <w:uiPriority w:val="99"/>
    <w:semiHidden/>
    <w:rsid w:val="0007427F"/>
    <w:rPr>
      <w:rFonts w:cs="Times New Roman"/>
      <w:vertAlign w:val="superscript"/>
    </w:rPr>
  </w:style>
  <w:style w:type="paragraph" w:customStyle="1" w:styleId="12">
    <w:name w:val="ห้วข้อ 1"/>
    <w:basedOn w:val="a"/>
    <w:uiPriority w:val="99"/>
    <w:rsid w:val="00403A92"/>
    <w:pPr>
      <w:tabs>
        <w:tab w:val="num" w:pos="360"/>
      </w:tabs>
      <w:ind w:left="360" w:hanging="360"/>
    </w:pPr>
    <w:rPr>
      <w:rFonts w:ascii="Browallia New" w:hAnsi="Browallia New" w:cs="Browallia New"/>
      <w:b/>
      <w:bCs/>
    </w:rPr>
  </w:style>
  <w:style w:type="paragraph" w:customStyle="1" w:styleId="22">
    <w:name w:val="ห้วข้อ 2"/>
    <w:basedOn w:val="2"/>
    <w:uiPriority w:val="99"/>
    <w:rsid w:val="004C60CF"/>
    <w:rPr>
      <w:rFonts w:ascii="Cordia New" w:eastAsia="Cordia New" w:hAnsi="Cordia New" w:cs="Cordia New"/>
    </w:rPr>
  </w:style>
  <w:style w:type="paragraph" w:customStyle="1" w:styleId="32">
    <w:name w:val="หัวข้อ 3"/>
    <w:basedOn w:val="3"/>
    <w:uiPriority w:val="99"/>
    <w:rsid w:val="00050BF6"/>
  </w:style>
  <w:style w:type="paragraph" w:styleId="af3">
    <w:name w:val="footer"/>
    <w:basedOn w:val="a"/>
    <w:link w:val="af4"/>
    <w:uiPriority w:val="99"/>
    <w:rsid w:val="00403A92"/>
    <w:pPr>
      <w:tabs>
        <w:tab w:val="center" w:pos="4153"/>
        <w:tab w:val="right" w:pos="8306"/>
      </w:tabs>
    </w:pPr>
    <w:rPr>
      <w:rFonts w:cs="AngsanaUPC"/>
    </w:rPr>
  </w:style>
  <w:style w:type="character" w:customStyle="1" w:styleId="af4">
    <w:name w:val="ท้ายกระดาษ อักขระ"/>
    <w:link w:val="af3"/>
    <w:uiPriority w:val="99"/>
    <w:locked/>
    <w:rsid w:val="00403A92"/>
    <w:rPr>
      <w:rFonts w:ascii="Cordia New" w:hAnsi="Cordia New" w:cs="AngsanaUPC"/>
      <w:sz w:val="30"/>
      <w:szCs w:val="30"/>
      <w:lang w:bidi="th-TH"/>
    </w:rPr>
  </w:style>
  <w:style w:type="character" w:styleId="af5">
    <w:name w:val="page number"/>
    <w:rsid w:val="00403A92"/>
    <w:rPr>
      <w:rFonts w:cs="Times New Roman"/>
    </w:rPr>
  </w:style>
  <w:style w:type="paragraph" w:styleId="af6">
    <w:name w:val="header"/>
    <w:basedOn w:val="a"/>
    <w:link w:val="af7"/>
    <w:uiPriority w:val="99"/>
    <w:rsid w:val="009939C0"/>
    <w:pPr>
      <w:pBdr>
        <w:bottom w:val="single" w:sz="4" w:space="1" w:color="D9D9D9"/>
      </w:pBdr>
      <w:tabs>
        <w:tab w:val="center" w:pos="4153"/>
        <w:tab w:val="right" w:pos="8306"/>
      </w:tabs>
      <w:jc w:val="right"/>
    </w:pPr>
    <w:rPr>
      <w:rFonts w:ascii="Cordia New" w:eastAsia="Cordia New" w:hAnsi="Cordia New" w:cs="Cordia New"/>
      <w:sz w:val="30"/>
      <w:szCs w:val="30"/>
    </w:rPr>
  </w:style>
  <w:style w:type="character" w:customStyle="1" w:styleId="af7">
    <w:name w:val="หัวกระดาษ อักขระ"/>
    <w:link w:val="af6"/>
    <w:uiPriority w:val="99"/>
    <w:locked/>
    <w:rsid w:val="009939C0"/>
    <w:rPr>
      <w:rFonts w:ascii="Cordia New" w:eastAsia="Cordia New" w:hAnsi="Cordia New" w:cs="Cordia New"/>
      <w:sz w:val="30"/>
      <w:szCs w:val="30"/>
    </w:rPr>
  </w:style>
  <w:style w:type="paragraph" w:styleId="af8">
    <w:name w:val="Balloon Text"/>
    <w:basedOn w:val="a"/>
    <w:link w:val="af9"/>
    <w:uiPriority w:val="99"/>
    <w:semiHidden/>
    <w:rsid w:val="007C566C"/>
    <w:rPr>
      <w:rFonts w:ascii="Tahoma" w:hAnsi="Tahoma"/>
      <w:sz w:val="16"/>
      <w:szCs w:val="20"/>
    </w:rPr>
  </w:style>
  <w:style w:type="character" w:customStyle="1" w:styleId="af9">
    <w:name w:val="ข้อความบอลลูน อักขระ"/>
    <w:link w:val="af8"/>
    <w:uiPriority w:val="99"/>
    <w:semiHidden/>
    <w:locked/>
    <w:rsid w:val="007C566C"/>
    <w:rPr>
      <w:rFonts w:ascii="Tahoma" w:hAnsi="Tahoma" w:cs="Times New Roman"/>
      <w:sz w:val="16"/>
    </w:rPr>
  </w:style>
  <w:style w:type="paragraph" w:styleId="afa">
    <w:name w:val="List Paragraph"/>
    <w:basedOn w:val="a"/>
    <w:uiPriority w:val="34"/>
    <w:qFormat/>
    <w:rsid w:val="00B37014"/>
    <w:pPr>
      <w:ind w:left="720"/>
    </w:pPr>
  </w:style>
  <w:style w:type="table" w:styleId="afb">
    <w:name w:val="Table Grid"/>
    <w:basedOn w:val="a1"/>
    <w:uiPriority w:val="59"/>
    <w:rsid w:val="00BF72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Document Map"/>
    <w:basedOn w:val="a"/>
    <w:link w:val="afd"/>
    <w:uiPriority w:val="99"/>
    <w:semiHidden/>
    <w:rsid w:val="00863B53"/>
    <w:rPr>
      <w:rFonts w:ascii="Tahoma" w:hAnsi="Tahoma"/>
      <w:sz w:val="16"/>
      <w:szCs w:val="20"/>
    </w:rPr>
  </w:style>
  <w:style w:type="character" w:customStyle="1" w:styleId="afd">
    <w:name w:val="ผังเอกสาร อักขระ"/>
    <w:link w:val="afc"/>
    <w:uiPriority w:val="99"/>
    <w:semiHidden/>
    <w:locked/>
    <w:rsid w:val="00863B53"/>
    <w:rPr>
      <w:rFonts w:ascii="Tahoma" w:hAnsi="Tahoma" w:cs="Times New Roman"/>
      <w:sz w:val="16"/>
    </w:rPr>
  </w:style>
  <w:style w:type="paragraph" w:styleId="afe">
    <w:name w:val="TOC Heading"/>
    <w:basedOn w:val="1"/>
    <w:next w:val="a"/>
    <w:uiPriority w:val="99"/>
    <w:qFormat/>
    <w:rsid w:val="008C6E6F"/>
    <w:pPr>
      <w:keepLines/>
      <w:spacing w:before="480" w:after="0" w:line="276" w:lineRule="auto"/>
      <w:outlineLvl w:val="9"/>
    </w:pPr>
    <w:rPr>
      <w:rFonts w:ascii="Cambria" w:hAnsi="Cambria" w:cs="Angsana New"/>
      <w:color w:val="365F91"/>
      <w:kern w:val="0"/>
      <w:szCs w:val="36"/>
    </w:rPr>
  </w:style>
  <w:style w:type="paragraph" w:styleId="13">
    <w:name w:val="toc 1"/>
    <w:basedOn w:val="a"/>
    <w:next w:val="a"/>
    <w:autoRedefine/>
    <w:uiPriority w:val="39"/>
    <w:rsid w:val="00FA744B"/>
    <w:pPr>
      <w:tabs>
        <w:tab w:val="left" w:pos="480"/>
        <w:tab w:val="right" w:leader="dot" w:pos="8931"/>
      </w:tabs>
    </w:pPr>
    <w:rPr>
      <w:rFonts w:ascii="Cordia New" w:hAnsi="Cordia New" w:cs="Cordia New"/>
      <w:noProof/>
      <w:sz w:val="30"/>
      <w:szCs w:val="30"/>
    </w:rPr>
  </w:style>
  <w:style w:type="paragraph" w:styleId="23">
    <w:name w:val="toc 2"/>
    <w:basedOn w:val="a"/>
    <w:next w:val="a"/>
    <w:autoRedefine/>
    <w:uiPriority w:val="39"/>
    <w:rsid w:val="00E32988"/>
    <w:pPr>
      <w:tabs>
        <w:tab w:val="left" w:pos="1260"/>
        <w:tab w:val="right" w:leader="dot" w:pos="8931"/>
      </w:tabs>
      <w:ind w:left="1260" w:hanging="360"/>
    </w:pPr>
    <w:rPr>
      <w:rFonts w:ascii="Cordia New" w:eastAsia="Cordia New" w:hAnsi="Cordia New" w:cs="Cordia New"/>
      <w:noProof/>
      <w:sz w:val="30"/>
      <w:szCs w:val="30"/>
    </w:rPr>
  </w:style>
  <w:style w:type="paragraph" w:styleId="33">
    <w:name w:val="toc 3"/>
    <w:basedOn w:val="a"/>
    <w:next w:val="a"/>
    <w:autoRedefine/>
    <w:uiPriority w:val="39"/>
    <w:rsid w:val="00C624CB"/>
    <w:pPr>
      <w:tabs>
        <w:tab w:val="left" w:pos="2160"/>
        <w:tab w:val="right" w:leader="dot" w:pos="8931"/>
      </w:tabs>
      <w:ind w:left="1800" w:hanging="360"/>
    </w:pPr>
    <w:rPr>
      <w:rFonts w:ascii="Cordia New" w:eastAsia="Times New Roman" w:hAnsi="Cordia New" w:cs="Cordia New"/>
      <w:noProof/>
      <w:sz w:val="30"/>
      <w:szCs w:val="30"/>
    </w:rPr>
  </w:style>
  <w:style w:type="character" w:styleId="aff">
    <w:name w:val="FollowedHyperlink"/>
    <w:uiPriority w:val="99"/>
    <w:semiHidden/>
    <w:rsid w:val="00F80AC7"/>
    <w:rPr>
      <w:rFonts w:cs="Times New Roman"/>
      <w:color w:val="800080"/>
      <w:u w:val="single"/>
    </w:rPr>
  </w:style>
  <w:style w:type="paragraph" w:styleId="aff0">
    <w:name w:val="Normal (Web)"/>
    <w:basedOn w:val="a"/>
    <w:uiPriority w:val="99"/>
    <w:rsid w:val="00361F3B"/>
    <w:pPr>
      <w:spacing w:before="100" w:beforeAutospacing="1" w:after="100" w:afterAutospacing="1"/>
    </w:pPr>
    <w:rPr>
      <w:rFonts w:cs="Times New Roman"/>
      <w:szCs w:val="24"/>
    </w:rPr>
  </w:style>
  <w:style w:type="character" w:styleId="aff1">
    <w:name w:val="Strong"/>
    <w:uiPriority w:val="22"/>
    <w:qFormat/>
    <w:rsid w:val="00361F3B"/>
    <w:rPr>
      <w:rFonts w:cs="Times New Roman"/>
      <w:b/>
      <w:bCs/>
    </w:rPr>
  </w:style>
  <w:style w:type="paragraph" w:styleId="aff2">
    <w:name w:val="List Bullet"/>
    <w:basedOn w:val="a"/>
    <w:uiPriority w:val="99"/>
    <w:rsid w:val="00727DD2"/>
    <w:pPr>
      <w:tabs>
        <w:tab w:val="num" w:pos="360"/>
      </w:tabs>
      <w:ind w:left="360" w:hanging="360"/>
    </w:pPr>
  </w:style>
  <w:style w:type="character" w:styleId="aff3">
    <w:name w:val="Emphasis"/>
    <w:uiPriority w:val="20"/>
    <w:qFormat/>
    <w:rsid w:val="005172F2"/>
    <w:rPr>
      <w:i/>
      <w:iCs/>
      <w:u w:val="single"/>
    </w:rPr>
  </w:style>
  <w:style w:type="paragraph" w:styleId="aff4">
    <w:name w:val="No Spacing"/>
    <w:uiPriority w:val="1"/>
    <w:qFormat/>
    <w:rsid w:val="006C08C7"/>
    <w:rPr>
      <w:rFonts w:ascii="Calibri" w:eastAsia="Calibri" w:hAnsi="Calibri" w:cs="Cordia New"/>
      <w:sz w:val="22"/>
      <w:szCs w:val="28"/>
    </w:rPr>
  </w:style>
  <w:style w:type="paragraph" w:styleId="aff5">
    <w:name w:val="Subtitle"/>
    <w:basedOn w:val="a"/>
    <w:link w:val="aff6"/>
    <w:qFormat/>
    <w:rsid w:val="00FB2AA6"/>
    <w:pPr>
      <w:jc w:val="center"/>
    </w:pPr>
    <w:rPr>
      <w:rFonts w:ascii="Times New Roman" w:eastAsia="Times New Roman" w:hAnsi="Times New Roman" w:cs="DilleniaUPC"/>
      <w:b/>
      <w:bCs/>
    </w:rPr>
  </w:style>
  <w:style w:type="character" w:customStyle="1" w:styleId="aff6">
    <w:name w:val="ชื่อเรื่องรอง อักขระ"/>
    <w:link w:val="aff5"/>
    <w:rsid w:val="00FB2AA6"/>
    <w:rPr>
      <w:rFonts w:cs="DilleniaUPC"/>
      <w:b/>
      <w:bCs/>
      <w:sz w:val="32"/>
      <w:szCs w:val="32"/>
    </w:rPr>
  </w:style>
  <w:style w:type="character" w:customStyle="1" w:styleId="editsection">
    <w:name w:val="editsection"/>
    <w:basedOn w:val="a0"/>
    <w:rsid w:val="00FB2AA6"/>
  </w:style>
  <w:style w:type="character" w:customStyle="1" w:styleId="mw-headline">
    <w:name w:val="mw-headline"/>
    <w:basedOn w:val="a0"/>
    <w:rsid w:val="00FB2AA6"/>
  </w:style>
  <w:style w:type="paragraph" w:styleId="aff7">
    <w:name w:val="Body Text Indent"/>
    <w:basedOn w:val="a"/>
    <w:link w:val="aff8"/>
    <w:locked/>
    <w:rsid w:val="00FB2AA6"/>
    <w:pPr>
      <w:tabs>
        <w:tab w:val="left" w:pos="900"/>
        <w:tab w:val="left" w:pos="1170"/>
      </w:tabs>
      <w:ind w:left="720"/>
      <w:jc w:val="thaiDistribute"/>
    </w:pPr>
    <w:rPr>
      <w:rFonts w:ascii="Cordia New" w:eastAsia="Cordia New" w:hAnsi="Cordia New" w:cs="Cordia New"/>
    </w:rPr>
  </w:style>
  <w:style w:type="character" w:customStyle="1" w:styleId="aff8">
    <w:name w:val="การเยื้องเนื้อความ อักขระ"/>
    <w:link w:val="aff7"/>
    <w:rsid w:val="00FB2AA6"/>
    <w:rPr>
      <w:rFonts w:ascii="Cordia New" w:eastAsia="Cordia New" w:hAnsi="Cordia New" w:cs="Cordia New"/>
      <w:sz w:val="32"/>
      <w:szCs w:val="32"/>
    </w:rPr>
  </w:style>
  <w:style w:type="paragraph" w:styleId="24">
    <w:name w:val="Body Text Indent 2"/>
    <w:basedOn w:val="a"/>
    <w:link w:val="25"/>
    <w:locked/>
    <w:rsid w:val="00FB2AA6"/>
    <w:pPr>
      <w:tabs>
        <w:tab w:val="left" w:pos="900"/>
        <w:tab w:val="left" w:pos="1170"/>
      </w:tabs>
      <w:ind w:firstLine="360"/>
      <w:jc w:val="thaiDistribute"/>
    </w:pPr>
    <w:rPr>
      <w:rFonts w:ascii="Cordia New" w:eastAsia="Cordia New" w:hAnsi="Cordia New" w:cs="Cordia New"/>
    </w:rPr>
  </w:style>
  <w:style w:type="character" w:customStyle="1" w:styleId="25">
    <w:name w:val="การเยื้องเนื้อความ 2 อักขระ"/>
    <w:link w:val="24"/>
    <w:rsid w:val="00FB2AA6"/>
    <w:rPr>
      <w:rFonts w:ascii="Cordia New" w:eastAsia="Cordia New" w:hAnsi="Cordia New" w:cs="Cordia New"/>
      <w:sz w:val="32"/>
      <w:szCs w:val="32"/>
    </w:rPr>
  </w:style>
  <w:style w:type="paragraph" w:styleId="26">
    <w:name w:val="Body Text 2"/>
    <w:basedOn w:val="a"/>
    <w:link w:val="27"/>
    <w:locked/>
    <w:rsid w:val="00FB2AA6"/>
    <w:pPr>
      <w:ind w:right="24"/>
    </w:pPr>
    <w:rPr>
      <w:rFonts w:ascii="Times New Roman" w:eastAsia="Times New Roman" w:hAnsi="Times New Roman" w:cs="Angsana New"/>
      <w:sz w:val="24"/>
      <w:szCs w:val="28"/>
    </w:rPr>
  </w:style>
  <w:style w:type="character" w:customStyle="1" w:styleId="27">
    <w:name w:val="เนื้อความ 2 อักขระ"/>
    <w:link w:val="26"/>
    <w:rsid w:val="00FB2AA6"/>
    <w:rPr>
      <w:sz w:val="24"/>
      <w:szCs w:val="28"/>
    </w:rPr>
  </w:style>
  <w:style w:type="paragraph" w:styleId="34">
    <w:name w:val="Body Text 3"/>
    <w:basedOn w:val="a"/>
    <w:link w:val="35"/>
    <w:locked/>
    <w:rsid w:val="00FB2AA6"/>
    <w:pPr>
      <w:ind w:right="-516"/>
    </w:pPr>
    <w:rPr>
      <w:rFonts w:ascii="Times New Roman" w:eastAsia="Times New Roman" w:hAnsi="Times New Roman" w:cs="DilleniaUPC"/>
    </w:rPr>
  </w:style>
  <w:style w:type="character" w:customStyle="1" w:styleId="35">
    <w:name w:val="เนื้อความ 3 อักขระ"/>
    <w:link w:val="34"/>
    <w:rsid w:val="00FB2AA6"/>
    <w:rPr>
      <w:rFonts w:cs="DilleniaUPC"/>
      <w:sz w:val="32"/>
      <w:szCs w:val="32"/>
    </w:rPr>
  </w:style>
  <w:style w:type="paragraph" w:styleId="36">
    <w:name w:val="Body Text Indent 3"/>
    <w:basedOn w:val="a"/>
    <w:link w:val="37"/>
    <w:locked/>
    <w:rsid w:val="00FB2AA6"/>
    <w:pPr>
      <w:spacing w:after="120"/>
      <w:ind w:right="-99" w:firstLine="540"/>
      <w:jc w:val="thaiDistribute"/>
    </w:pPr>
    <w:rPr>
      <w:rFonts w:ascii="Times New Roman" w:eastAsia="Times New Roman" w:hAnsi="Times New Roman" w:cs="DilleniaUPC"/>
    </w:rPr>
  </w:style>
  <w:style w:type="character" w:customStyle="1" w:styleId="37">
    <w:name w:val="การเยื้องเนื้อความ 3 อักขระ"/>
    <w:link w:val="36"/>
    <w:rsid w:val="00FB2AA6"/>
    <w:rPr>
      <w:rFonts w:cs="DilleniaUPC"/>
      <w:sz w:val="32"/>
      <w:szCs w:val="32"/>
    </w:rPr>
  </w:style>
  <w:style w:type="paragraph" w:styleId="aff9">
    <w:name w:val="Plain Text"/>
    <w:basedOn w:val="a"/>
    <w:link w:val="affa"/>
    <w:locked/>
    <w:rsid w:val="00FB2AA6"/>
    <w:rPr>
      <w:rFonts w:ascii="Courier New" w:eastAsia="Times New Roman" w:hAnsi="Courier New" w:cs="Angsana New"/>
      <w:sz w:val="20"/>
      <w:szCs w:val="23"/>
    </w:rPr>
  </w:style>
  <w:style w:type="character" w:customStyle="1" w:styleId="affa">
    <w:name w:val="ข้อความธรรมดา อักขระ"/>
    <w:link w:val="aff9"/>
    <w:rsid w:val="00FB2AA6"/>
    <w:rPr>
      <w:rFonts w:ascii="Courier New" w:hAnsi="Courier New"/>
      <w:szCs w:val="23"/>
    </w:rPr>
  </w:style>
  <w:style w:type="character" w:customStyle="1" w:styleId="shorttext">
    <w:name w:val="short_text"/>
    <w:basedOn w:val="a0"/>
    <w:rsid w:val="00FB2AA6"/>
  </w:style>
  <w:style w:type="character" w:customStyle="1" w:styleId="hps">
    <w:name w:val="hps"/>
    <w:basedOn w:val="a0"/>
    <w:rsid w:val="00FB2AA6"/>
  </w:style>
  <w:style w:type="paragraph" w:styleId="affb">
    <w:name w:val="Title"/>
    <w:basedOn w:val="a"/>
    <w:next w:val="a"/>
    <w:link w:val="affc"/>
    <w:qFormat/>
    <w:rsid w:val="00FB2AA6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 w:cs="Angsana New"/>
      <w:color w:val="17365D"/>
      <w:spacing w:val="5"/>
      <w:kern w:val="28"/>
      <w:sz w:val="52"/>
      <w:szCs w:val="66"/>
    </w:rPr>
  </w:style>
  <w:style w:type="character" w:customStyle="1" w:styleId="affc">
    <w:name w:val="ชื่อเรื่อง อักขระ"/>
    <w:link w:val="affb"/>
    <w:rsid w:val="00FB2AA6"/>
    <w:rPr>
      <w:rFonts w:ascii="Cambria" w:eastAsia="Times New Roman" w:hAnsi="Cambria" w:cs="Angsana New"/>
      <w:color w:val="17365D"/>
      <w:spacing w:val="5"/>
      <w:kern w:val="28"/>
      <w:sz w:val="52"/>
      <w:szCs w:val="66"/>
    </w:rPr>
  </w:style>
  <w:style w:type="character" w:customStyle="1" w:styleId="ft">
    <w:name w:val="ft"/>
    <w:basedOn w:val="a0"/>
    <w:rsid w:val="00FB2AA6"/>
  </w:style>
  <w:style w:type="character" w:customStyle="1" w:styleId="st1">
    <w:name w:val="st1"/>
    <w:basedOn w:val="a0"/>
    <w:rsid w:val="00FB2AA6"/>
  </w:style>
  <w:style w:type="character" w:customStyle="1" w:styleId="fbphotocaptiontext">
    <w:name w:val="fbphotocaptiontext"/>
    <w:basedOn w:val="a0"/>
    <w:rsid w:val="001E3BD7"/>
  </w:style>
  <w:style w:type="character" w:customStyle="1" w:styleId="messagebody2">
    <w:name w:val="messagebody2"/>
    <w:basedOn w:val="a0"/>
    <w:rsid w:val="001E3BD7"/>
  </w:style>
  <w:style w:type="paragraph" w:customStyle="1" w:styleId="affd">
    <w:name w:val="ปกติลิงค์บล็อก"/>
    <w:basedOn w:val="a"/>
    <w:qFormat/>
    <w:rsid w:val="007B0310"/>
    <w:pPr>
      <w:spacing w:before="120" w:after="120"/>
    </w:pPr>
    <w:rPr>
      <w:rFonts w:ascii="Cordia New" w:eastAsia="Cordia New" w:hAnsi="Cordia New" w:cs="Cordia New"/>
      <w:sz w:val="30"/>
      <w:szCs w:val="30"/>
    </w:rPr>
  </w:style>
  <w:style w:type="paragraph" w:customStyle="1" w:styleId="affe">
    <w:name w:val="ข้อความพูด"/>
    <w:basedOn w:val="11"/>
    <w:qFormat/>
    <w:rsid w:val="00671558"/>
    <w:rPr>
      <w:i/>
      <w:iCs/>
      <w:sz w:val="30"/>
    </w:rPr>
  </w:style>
  <w:style w:type="character" w:customStyle="1" w:styleId="h3">
    <w:name w:val="h3"/>
    <w:basedOn w:val="a0"/>
    <w:rsid w:val="00F32B14"/>
  </w:style>
  <w:style w:type="paragraph" w:styleId="91">
    <w:name w:val="toc 9"/>
    <w:basedOn w:val="a"/>
    <w:next w:val="a"/>
    <w:autoRedefine/>
    <w:rsid w:val="00B779B0"/>
    <w:pPr>
      <w:ind w:left="2560"/>
    </w:pPr>
    <w:rPr>
      <w:rFonts w:cs="Angsana New"/>
      <w:szCs w:val="40"/>
    </w:rPr>
  </w:style>
  <w:style w:type="paragraph" w:customStyle="1" w:styleId="font5">
    <w:name w:val="font5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font6">
    <w:name w:val="font6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i/>
      <w:iCs/>
      <w:sz w:val="28"/>
      <w:szCs w:val="28"/>
    </w:rPr>
  </w:style>
  <w:style w:type="paragraph" w:customStyle="1" w:styleId="font7">
    <w:name w:val="font7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i/>
      <w:iCs/>
      <w:sz w:val="28"/>
      <w:szCs w:val="28"/>
      <w:u w:val="single"/>
    </w:rPr>
  </w:style>
  <w:style w:type="paragraph" w:customStyle="1" w:styleId="font8">
    <w:name w:val="font8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i/>
      <w:iCs/>
      <w:color w:val="0066CC"/>
      <w:sz w:val="28"/>
      <w:szCs w:val="28"/>
    </w:rPr>
  </w:style>
  <w:style w:type="paragraph" w:customStyle="1" w:styleId="font9">
    <w:name w:val="font9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b/>
      <w:bCs/>
      <w:color w:val="FF0000"/>
    </w:rPr>
  </w:style>
  <w:style w:type="paragraph" w:customStyle="1" w:styleId="font10">
    <w:name w:val="font10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b/>
      <w:bCs/>
      <w:color w:val="FF0000"/>
      <w:sz w:val="36"/>
      <w:szCs w:val="36"/>
    </w:rPr>
  </w:style>
  <w:style w:type="paragraph" w:customStyle="1" w:styleId="font11">
    <w:name w:val="font11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font12">
    <w:name w:val="font12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i/>
      <w:iCs/>
    </w:rPr>
  </w:style>
  <w:style w:type="paragraph" w:customStyle="1" w:styleId="font13">
    <w:name w:val="font13"/>
    <w:basedOn w:val="a"/>
    <w:rsid w:val="002F0F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font14">
    <w:name w:val="font14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color w:val="0000FF"/>
      <w:sz w:val="28"/>
      <w:szCs w:val="28"/>
    </w:rPr>
  </w:style>
  <w:style w:type="paragraph" w:customStyle="1" w:styleId="font15">
    <w:name w:val="font15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font16">
    <w:name w:val="font16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color w:val="0066CC"/>
      <w:sz w:val="28"/>
      <w:szCs w:val="28"/>
    </w:rPr>
  </w:style>
  <w:style w:type="paragraph" w:customStyle="1" w:styleId="font17">
    <w:name w:val="font17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b/>
      <w:bCs/>
      <w:color w:val="FF0000"/>
      <w:sz w:val="28"/>
      <w:szCs w:val="28"/>
    </w:rPr>
  </w:style>
  <w:style w:type="paragraph" w:customStyle="1" w:styleId="xl85">
    <w:name w:val="xl85"/>
    <w:basedOn w:val="a"/>
    <w:rsid w:val="002F0F57"/>
    <w:pPr>
      <w:pBdr>
        <w:top w:val="single" w:sz="4" w:space="0" w:color="auto"/>
        <w:left w:val="single" w:sz="4" w:space="23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200" w:firstLine="200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86">
    <w:name w:val="xl86"/>
    <w:basedOn w:val="a"/>
    <w:rsid w:val="002F0F57"/>
    <w:pPr>
      <w:pBdr>
        <w:top w:val="single" w:sz="4" w:space="0" w:color="auto"/>
        <w:left w:val="single" w:sz="4" w:space="23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200" w:firstLine="200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87">
    <w:name w:val="xl87"/>
    <w:basedOn w:val="a"/>
    <w:rsid w:val="002F0F57"/>
    <w:pPr>
      <w:spacing w:before="100" w:beforeAutospacing="1" w:after="100" w:afterAutospacing="1"/>
    </w:pPr>
    <w:rPr>
      <w:rFonts w:ascii="Arial" w:eastAsia="Times New Roman" w:hAnsi="Arial" w:cs="Arial"/>
      <w:sz w:val="28"/>
      <w:szCs w:val="28"/>
    </w:rPr>
  </w:style>
  <w:style w:type="paragraph" w:customStyle="1" w:styleId="xl88">
    <w:name w:val="xl88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89">
    <w:name w:val="xl89"/>
    <w:basedOn w:val="a"/>
    <w:rsid w:val="002F0F57"/>
    <w:pPr>
      <w:spacing w:before="100" w:beforeAutospacing="1" w:after="100" w:afterAutospacing="1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91">
    <w:name w:val="xl91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92">
    <w:name w:val="xl92"/>
    <w:basedOn w:val="a"/>
    <w:rsid w:val="002F0F57"/>
    <w:pPr>
      <w:pBdr>
        <w:right w:val="single" w:sz="4" w:space="0" w:color="auto"/>
      </w:pBd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93">
    <w:name w:val="xl93"/>
    <w:basedOn w:val="a"/>
    <w:rsid w:val="002F0F57"/>
    <w:pPr>
      <w:pBdr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94">
    <w:name w:val="xl94"/>
    <w:basedOn w:val="a"/>
    <w:rsid w:val="002F0F57"/>
    <w:pPr>
      <w:pBdr>
        <w:top w:val="single" w:sz="4" w:space="0" w:color="auto"/>
        <w:left w:val="single" w:sz="4" w:space="11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95">
    <w:name w:val="xl95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96">
    <w:name w:val="xl96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97">
    <w:name w:val="xl97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98">
    <w:name w:val="xl98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99">
    <w:name w:val="xl99"/>
    <w:basedOn w:val="a"/>
    <w:rsid w:val="002F0F5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100">
    <w:name w:val="xl100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101">
    <w:name w:val="xl101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i/>
      <w:iCs/>
      <w:sz w:val="28"/>
      <w:szCs w:val="28"/>
    </w:rPr>
  </w:style>
  <w:style w:type="paragraph" w:customStyle="1" w:styleId="xl102">
    <w:name w:val="xl102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03">
    <w:name w:val="xl103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104">
    <w:name w:val="xl104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105">
    <w:name w:val="xl105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06">
    <w:name w:val="xl106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Symbol" w:eastAsia="Times New Roman" w:hAnsi="Symbol" w:cs="Tahoma"/>
      <w:sz w:val="28"/>
      <w:szCs w:val="28"/>
    </w:rPr>
  </w:style>
  <w:style w:type="paragraph" w:customStyle="1" w:styleId="xl107">
    <w:name w:val="xl107"/>
    <w:basedOn w:val="a"/>
    <w:rsid w:val="002F0F57"/>
    <w:pPr>
      <w:pBdr>
        <w:left w:val="single" w:sz="4" w:space="31" w:color="auto"/>
        <w:right w:val="single" w:sz="4" w:space="0" w:color="auto"/>
      </w:pBdr>
      <w:spacing w:before="100" w:beforeAutospacing="1" w:after="100" w:afterAutospacing="1"/>
      <w:ind w:firstLineChars="400" w:firstLine="400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08">
    <w:name w:val="xl108"/>
    <w:basedOn w:val="a"/>
    <w:rsid w:val="002F0F57"/>
    <w:pPr>
      <w:pBdr>
        <w:left w:val="single" w:sz="4" w:space="31" w:color="auto"/>
        <w:right w:val="single" w:sz="4" w:space="0" w:color="auto"/>
      </w:pBdr>
      <w:spacing w:before="100" w:beforeAutospacing="1" w:after="100" w:afterAutospacing="1"/>
      <w:ind w:firstLineChars="400" w:firstLine="400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09">
    <w:name w:val="xl109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10">
    <w:name w:val="xl110"/>
    <w:basedOn w:val="a"/>
    <w:rsid w:val="002F0F57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111">
    <w:name w:val="xl111"/>
    <w:basedOn w:val="a"/>
    <w:rsid w:val="002F0F57"/>
    <w:pPr>
      <w:pBdr>
        <w:left w:val="single" w:sz="4" w:space="31" w:color="auto"/>
      </w:pBdr>
      <w:spacing w:before="100" w:beforeAutospacing="1" w:after="100" w:afterAutospacing="1"/>
      <w:ind w:firstLineChars="400" w:firstLine="400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12">
    <w:name w:val="xl112"/>
    <w:basedOn w:val="a"/>
    <w:rsid w:val="002F0F57"/>
    <w:pPr>
      <w:pBdr>
        <w:left w:val="single" w:sz="4" w:space="31" w:color="auto"/>
        <w:right w:val="single" w:sz="4" w:space="0" w:color="auto"/>
      </w:pBdr>
      <w:spacing w:before="100" w:beforeAutospacing="1" w:after="100" w:afterAutospacing="1"/>
      <w:ind w:firstLineChars="400" w:firstLine="400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13">
    <w:name w:val="xl113"/>
    <w:basedOn w:val="a"/>
    <w:rsid w:val="002F0F57"/>
    <w:pPr>
      <w:spacing w:before="100" w:beforeAutospacing="1" w:after="100" w:afterAutospacing="1"/>
      <w:jc w:val="center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14">
    <w:name w:val="xl114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15">
    <w:name w:val="xl115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16">
    <w:name w:val="xl116"/>
    <w:basedOn w:val="a"/>
    <w:rsid w:val="002F0F57"/>
    <w:pPr>
      <w:pBdr>
        <w:left w:val="single" w:sz="4" w:space="0" w:color="auto"/>
      </w:pBd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117">
    <w:name w:val="xl117"/>
    <w:basedOn w:val="a"/>
    <w:rsid w:val="002F0F57"/>
    <w:pPr>
      <w:pBdr>
        <w:lef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i/>
      <w:iCs/>
      <w:sz w:val="28"/>
      <w:szCs w:val="28"/>
    </w:rPr>
  </w:style>
  <w:style w:type="paragraph" w:customStyle="1" w:styleId="xl118">
    <w:name w:val="xl118"/>
    <w:basedOn w:val="a"/>
    <w:rsid w:val="002F0F57"/>
    <w:pPr>
      <w:spacing w:before="100" w:beforeAutospacing="1" w:after="100" w:afterAutospacing="1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119">
    <w:name w:val="xl119"/>
    <w:basedOn w:val="a"/>
    <w:rsid w:val="002F0F57"/>
    <w:pP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i/>
      <w:iCs/>
      <w:color w:val="0066CC"/>
      <w:sz w:val="28"/>
      <w:szCs w:val="28"/>
      <w:u w:val="single"/>
    </w:rPr>
  </w:style>
  <w:style w:type="paragraph" w:customStyle="1" w:styleId="xl120">
    <w:name w:val="xl120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i/>
      <w:iCs/>
      <w:color w:val="0066CC"/>
      <w:sz w:val="28"/>
      <w:szCs w:val="28"/>
    </w:rPr>
  </w:style>
  <w:style w:type="paragraph" w:customStyle="1" w:styleId="xl121">
    <w:name w:val="xl121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22">
    <w:name w:val="xl122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23">
    <w:name w:val="xl123"/>
    <w:basedOn w:val="a"/>
    <w:rsid w:val="002F0F57"/>
    <w:pPr>
      <w:pBdr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i/>
      <w:iCs/>
      <w:sz w:val="28"/>
      <w:szCs w:val="28"/>
    </w:rPr>
  </w:style>
  <w:style w:type="paragraph" w:customStyle="1" w:styleId="xl124">
    <w:name w:val="xl124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125">
    <w:name w:val="xl125"/>
    <w:basedOn w:val="a"/>
    <w:rsid w:val="002F0F57"/>
    <w:pPr>
      <w:pBdr>
        <w:top w:val="single" w:sz="4" w:space="0" w:color="auto"/>
        <w:left w:val="single" w:sz="4" w:space="11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top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26">
    <w:name w:val="xl126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27">
    <w:name w:val="xl127"/>
    <w:basedOn w:val="a"/>
    <w:rsid w:val="002F0F57"/>
    <w:pPr>
      <w:pBdr>
        <w:top w:val="single" w:sz="4" w:space="0" w:color="auto"/>
        <w:left w:val="single" w:sz="4" w:space="11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28">
    <w:name w:val="xl128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129">
    <w:name w:val="xl129"/>
    <w:basedOn w:val="a"/>
    <w:rsid w:val="002F0F57"/>
    <w:pPr>
      <w:pBdr>
        <w:top w:val="single" w:sz="4" w:space="0" w:color="auto"/>
        <w:left w:val="single" w:sz="4" w:space="23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200" w:firstLine="200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30">
    <w:name w:val="xl130"/>
    <w:basedOn w:val="a"/>
    <w:rsid w:val="002F0F57"/>
    <w:pPr>
      <w:pBdr>
        <w:top w:val="single" w:sz="4" w:space="0" w:color="auto"/>
        <w:left w:val="single" w:sz="4" w:space="23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200" w:firstLine="200"/>
      <w:textAlignment w:val="top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31">
    <w:name w:val="xl131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132">
    <w:name w:val="xl132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133">
    <w:name w:val="xl133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134">
    <w:name w:val="xl134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135">
    <w:name w:val="xl135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BF1DE"/>
      <w:spacing w:before="100" w:beforeAutospacing="1" w:after="100" w:afterAutospacing="1"/>
      <w:jc w:val="center"/>
    </w:pPr>
    <w:rPr>
      <w:rFonts w:ascii="TH Baijam" w:eastAsia="Times New Roman" w:hAnsi="TH Baijam" w:cs="TH Baijam"/>
      <w:color w:val="000000"/>
      <w:sz w:val="28"/>
      <w:szCs w:val="28"/>
    </w:rPr>
  </w:style>
  <w:style w:type="paragraph" w:customStyle="1" w:styleId="xl136">
    <w:name w:val="xl136"/>
    <w:basedOn w:val="a"/>
    <w:rsid w:val="002F0F5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137">
    <w:name w:val="xl137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38">
    <w:name w:val="xl138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i/>
      <w:iCs/>
      <w:sz w:val="28"/>
      <w:szCs w:val="28"/>
    </w:rPr>
  </w:style>
  <w:style w:type="paragraph" w:customStyle="1" w:styleId="xl139">
    <w:name w:val="xl139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140">
    <w:name w:val="xl140"/>
    <w:basedOn w:val="a"/>
    <w:rsid w:val="002F0F57"/>
    <w:pPr>
      <w:pBdr>
        <w:lef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41">
    <w:name w:val="xl141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42">
    <w:name w:val="xl142"/>
    <w:basedOn w:val="a"/>
    <w:rsid w:val="002F0F57"/>
    <w:pPr>
      <w:pBdr>
        <w:top w:val="single" w:sz="4" w:space="0" w:color="auto"/>
        <w:left w:val="single" w:sz="4" w:space="31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300" w:firstLine="300"/>
      <w:textAlignment w:val="top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43">
    <w:name w:val="xl143"/>
    <w:basedOn w:val="a"/>
    <w:rsid w:val="002F0F5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144">
    <w:name w:val="xl144"/>
    <w:basedOn w:val="a"/>
    <w:rsid w:val="002F0F5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45">
    <w:name w:val="xl145"/>
    <w:basedOn w:val="a"/>
    <w:rsid w:val="002F0F57"/>
    <w:pPr>
      <w:pBdr>
        <w:lef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46">
    <w:name w:val="xl146"/>
    <w:basedOn w:val="a"/>
    <w:rsid w:val="002F0F57"/>
    <w:pPr>
      <w:pBdr>
        <w:bottom w:val="single" w:sz="4" w:space="0" w:color="auto"/>
      </w:pBd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147">
    <w:name w:val="xl147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48">
    <w:name w:val="xl148"/>
    <w:basedOn w:val="a"/>
    <w:rsid w:val="002F0F57"/>
    <w:pPr>
      <w:pBdr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49">
    <w:name w:val="xl149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50">
    <w:name w:val="xl150"/>
    <w:basedOn w:val="a"/>
    <w:rsid w:val="002F0F57"/>
    <w:pPr>
      <w:pBdr>
        <w:left w:val="single" w:sz="4" w:space="11" w:color="auto"/>
        <w:bottom w:val="single" w:sz="4" w:space="0" w:color="auto"/>
      </w:pBdr>
      <w:spacing w:before="100" w:beforeAutospacing="1" w:after="100" w:afterAutospacing="1"/>
      <w:ind w:firstLineChars="100" w:firstLine="100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51">
    <w:name w:val="xl151"/>
    <w:basedOn w:val="a"/>
    <w:rsid w:val="002F0F57"/>
    <w:pPr>
      <w:pBdr>
        <w:top w:val="single" w:sz="4" w:space="0" w:color="auto"/>
        <w:left w:val="single" w:sz="4" w:space="11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52">
    <w:name w:val="xl152"/>
    <w:basedOn w:val="a"/>
    <w:rsid w:val="002F0F5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i/>
      <w:iCs/>
      <w:sz w:val="28"/>
      <w:szCs w:val="28"/>
    </w:rPr>
  </w:style>
  <w:style w:type="paragraph" w:customStyle="1" w:styleId="xl153">
    <w:name w:val="xl153"/>
    <w:basedOn w:val="a"/>
    <w:rsid w:val="002F0F57"/>
    <w:pPr>
      <w:pBdr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i/>
      <w:iCs/>
      <w:color w:val="0066CC"/>
      <w:sz w:val="28"/>
      <w:szCs w:val="28"/>
    </w:rPr>
  </w:style>
  <w:style w:type="paragraph" w:customStyle="1" w:styleId="xl154">
    <w:name w:val="xl154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55">
    <w:name w:val="xl155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156">
    <w:name w:val="xl156"/>
    <w:basedOn w:val="a"/>
    <w:rsid w:val="002F0F5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57">
    <w:name w:val="xl157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158">
    <w:name w:val="xl158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59">
    <w:name w:val="xl159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</w:rPr>
  </w:style>
  <w:style w:type="paragraph" w:customStyle="1" w:styleId="xl160">
    <w:name w:val="xl160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</w:rPr>
  </w:style>
  <w:style w:type="paragraph" w:customStyle="1" w:styleId="xl161">
    <w:name w:val="xl161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</w:rPr>
  </w:style>
  <w:style w:type="paragraph" w:customStyle="1" w:styleId="xl162">
    <w:name w:val="xl162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63">
    <w:name w:val="xl163"/>
    <w:basedOn w:val="a"/>
    <w:rsid w:val="002F0F57"/>
    <w:pPr>
      <w:pBdr>
        <w:right w:val="single" w:sz="4" w:space="0" w:color="auto"/>
      </w:pBdr>
      <w:spacing w:before="100" w:beforeAutospacing="1" w:after="100" w:afterAutospacing="1"/>
      <w:ind w:firstLineChars="400" w:firstLine="400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64">
    <w:name w:val="xl164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165">
    <w:name w:val="xl165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166">
    <w:name w:val="xl166"/>
    <w:basedOn w:val="a"/>
    <w:rsid w:val="002F0F57"/>
    <w:pPr>
      <w:pBdr>
        <w:top w:val="single" w:sz="4" w:space="0" w:color="auto"/>
        <w:left w:val="single" w:sz="4" w:space="11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top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67">
    <w:name w:val="xl167"/>
    <w:basedOn w:val="a"/>
    <w:rsid w:val="002F0F57"/>
    <w:pPr>
      <w:pBdr>
        <w:left w:val="single" w:sz="4" w:space="11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68">
    <w:name w:val="xl168"/>
    <w:basedOn w:val="a"/>
    <w:rsid w:val="002F0F5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169">
    <w:name w:val="xl169"/>
    <w:basedOn w:val="a"/>
    <w:rsid w:val="002F0F5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170">
    <w:name w:val="xl170"/>
    <w:basedOn w:val="a"/>
    <w:rsid w:val="002F0F57"/>
    <w:pPr>
      <w:spacing w:before="100" w:beforeAutospacing="1" w:after="100" w:afterAutospacing="1"/>
      <w:jc w:val="center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71">
    <w:name w:val="xl171"/>
    <w:basedOn w:val="a"/>
    <w:rsid w:val="002F0F57"/>
    <w:pPr>
      <w:pBdr>
        <w:lef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72">
    <w:name w:val="xl172"/>
    <w:basedOn w:val="a"/>
    <w:rsid w:val="002F0F57"/>
    <w:pPr>
      <w:pBdr>
        <w:lef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73">
    <w:name w:val="xl173"/>
    <w:basedOn w:val="a"/>
    <w:rsid w:val="002F0F5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174">
    <w:name w:val="xl174"/>
    <w:basedOn w:val="a"/>
    <w:rsid w:val="002F0F57"/>
    <w:pPr>
      <w:pBdr>
        <w:lef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i/>
      <w:iCs/>
      <w:color w:val="0066CC"/>
      <w:sz w:val="28"/>
      <w:szCs w:val="28"/>
    </w:rPr>
  </w:style>
  <w:style w:type="paragraph" w:customStyle="1" w:styleId="xl175">
    <w:name w:val="xl175"/>
    <w:basedOn w:val="a"/>
    <w:rsid w:val="002F0F57"/>
    <w:pPr>
      <w:pBdr>
        <w:lef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i/>
      <w:iCs/>
      <w:color w:val="0066CC"/>
      <w:sz w:val="28"/>
      <w:szCs w:val="28"/>
    </w:rPr>
  </w:style>
  <w:style w:type="paragraph" w:customStyle="1" w:styleId="xl176">
    <w:name w:val="xl176"/>
    <w:basedOn w:val="a"/>
    <w:rsid w:val="002F0F57"/>
    <w:pPr>
      <w:pBdr>
        <w:lef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color w:val="0066CC"/>
      <w:sz w:val="24"/>
      <w:szCs w:val="24"/>
    </w:rPr>
  </w:style>
  <w:style w:type="paragraph" w:customStyle="1" w:styleId="xl177">
    <w:name w:val="xl177"/>
    <w:basedOn w:val="a"/>
    <w:rsid w:val="002F0F57"/>
    <w:pPr>
      <w:pBdr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i/>
      <w:iCs/>
      <w:sz w:val="28"/>
      <w:szCs w:val="28"/>
    </w:rPr>
  </w:style>
  <w:style w:type="paragraph" w:customStyle="1" w:styleId="xl178">
    <w:name w:val="xl178"/>
    <w:basedOn w:val="a"/>
    <w:rsid w:val="002F0F5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79">
    <w:name w:val="xl179"/>
    <w:basedOn w:val="a"/>
    <w:rsid w:val="002F0F5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80">
    <w:name w:val="xl180"/>
    <w:basedOn w:val="a"/>
    <w:rsid w:val="002F0F57"/>
    <w:pPr>
      <w:pBdr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81">
    <w:name w:val="xl181"/>
    <w:basedOn w:val="a"/>
    <w:rsid w:val="002F0F5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82">
    <w:name w:val="xl182"/>
    <w:basedOn w:val="a"/>
    <w:rsid w:val="002F0F5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83">
    <w:name w:val="xl183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84">
    <w:name w:val="xl184"/>
    <w:basedOn w:val="a"/>
    <w:rsid w:val="002F0F57"/>
    <w:pPr>
      <w:pBdr>
        <w:top w:val="single" w:sz="4" w:space="0" w:color="auto"/>
        <w:left w:val="single" w:sz="4" w:space="11" w:color="auto"/>
      </w:pBdr>
      <w:spacing w:before="100" w:beforeAutospacing="1" w:after="100" w:afterAutospacing="1"/>
      <w:ind w:firstLineChars="100" w:firstLine="100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185">
    <w:name w:val="xl185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xl186">
    <w:name w:val="xl186"/>
    <w:basedOn w:val="a"/>
    <w:rsid w:val="002F0F57"/>
    <w:pPr>
      <w:pBdr>
        <w:left w:val="single" w:sz="4" w:space="31" w:color="auto"/>
      </w:pBdr>
      <w:spacing w:before="100" w:beforeAutospacing="1" w:after="100" w:afterAutospacing="1"/>
      <w:ind w:firstLineChars="400" w:firstLine="400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87">
    <w:name w:val="xl187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188">
    <w:name w:val="xl188"/>
    <w:basedOn w:val="a"/>
    <w:rsid w:val="002F0F57"/>
    <w:pPr>
      <w:pBdr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89">
    <w:name w:val="xl189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190">
    <w:name w:val="xl190"/>
    <w:basedOn w:val="a"/>
    <w:rsid w:val="002F0F57"/>
    <w:pPr>
      <w:spacing w:before="100" w:beforeAutospacing="1" w:after="100" w:afterAutospacing="1"/>
      <w:ind w:firstLineChars="400" w:firstLine="400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91">
    <w:name w:val="xl191"/>
    <w:basedOn w:val="a"/>
    <w:rsid w:val="002F0F57"/>
    <w:pPr>
      <w:spacing w:before="100" w:beforeAutospacing="1" w:after="100" w:afterAutospacing="1"/>
      <w:ind w:firstLineChars="200" w:firstLine="200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92">
    <w:name w:val="xl192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center"/>
    </w:pPr>
    <w:rPr>
      <w:rFonts w:ascii="TH Baijam" w:eastAsia="Times New Roman" w:hAnsi="TH Baijam" w:cs="TH Baijam"/>
      <w:color w:val="000000"/>
      <w:sz w:val="28"/>
      <w:szCs w:val="28"/>
    </w:rPr>
  </w:style>
  <w:style w:type="paragraph" w:customStyle="1" w:styleId="xl193">
    <w:name w:val="xl193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94">
    <w:name w:val="xl194"/>
    <w:basedOn w:val="a"/>
    <w:rsid w:val="002F0F5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</w:pPr>
    <w:rPr>
      <w:rFonts w:ascii="TH SarabunPSK" w:eastAsia="Times New Roman" w:hAnsi="TH SarabunPSK" w:cs="TH SarabunPSK"/>
      <w:color w:val="0000FF"/>
      <w:sz w:val="28"/>
      <w:szCs w:val="28"/>
    </w:rPr>
  </w:style>
  <w:style w:type="paragraph" w:customStyle="1" w:styleId="xl195">
    <w:name w:val="xl195"/>
    <w:basedOn w:val="a"/>
    <w:rsid w:val="002F0F57"/>
    <w:pPr>
      <w:pBdr>
        <w:lef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96">
    <w:name w:val="xl196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97">
    <w:name w:val="xl197"/>
    <w:basedOn w:val="a"/>
    <w:rsid w:val="002F0F5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98">
    <w:name w:val="xl198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199">
    <w:name w:val="xl199"/>
    <w:basedOn w:val="a"/>
    <w:rsid w:val="002F0F5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200">
    <w:name w:val="xl200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01">
    <w:name w:val="xl201"/>
    <w:basedOn w:val="a"/>
    <w:rsid w:val="002F0F57"/>
    <w:pPr>
      <w:pBdr>
        <w:top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202">
    <w:name w:val="xl202"/>
    <w:basedOn w:val="a"/>
    <w:rsid w:val="002F0F57"/>
    <w:pP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203">
    <w:name w:val="xl203"/>
    <w:basedOn w:val="a"/>
    <w:rsid w:val="002F0F57"/>
    <w:pPr>
      <w:pBdr>
        <w:bottom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204">
    <w:name w:val="xl204"/>
    <w:basedOn w:val="a"/>
    <w:rsid w:val="002F0F57"/>
    <w:pPr>
      <w:pBdr>
        <w:left w:val="single" w:sz="4" w:space="11" w:color="auto"/>
        <w:right w:val="single" w:sz="4" w:space="0" w:color="auto"/>
      </w:pBdr>
      <w:spacing w:before="100" w:beforeAutospacing="1" w:after="100" w:afterAutospacing="1"/>
      <w:ind w:firstLineChars="100" w:firstLine="100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05">
    <w:name w:val="xl205"/>
    <w:basedOn w:val="a"/>
    <w:rsid w:val="002F0F57"/>
    <w:pPr>
      <w:pBdr>
        <w:left w:val="single" w:sz="4" w:space="0" w:color="auto"/>
      </w:pBdr>
      <w:spacing w:before="100" w:beforeAutospacing="1" w:after="100" w:afterAutospacing="1"/>
      <w:ind w:firstLineChars="100" w:firstLine="100"/>
      <w:jc w:val="right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206">
    <w:name w:val="xl206"/>
    <w:basedOn w:val="a"/>
    <w:rsid w:val="002F0F5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firstLineChars="100" w:firstLine="100"/>
      <w:jc w:val="right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207">
    <w:name w:val="xl207"/>
    <w:basedOn w:val="a"/>
    <w:rsid w:val="002F0F57"/>
    <w:pPr>
      <w:pBdr>
        <w:lef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208">
    <w:name w:val="xl208"/>
    <w:basedOn w:val="a"/>
    <w:rsid w:val="002F0F57"/>
    <w:pP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209">
    <w:name w:val="xl209"/>
    <w:basedOn w:val="a"/>
    <w:rsid w:val="002F0F57"/>
    <w:pPr>
      <w:pBdr>
        <w:left w:val="single" w:sz="4" w:space="31" w:color="auto"/>
        <w:right w:val="single" w:sz="4" w:space="0" w:color="auto"/>
      </w:pBdr>
      <w:shd w:val="clear" w:color="000000" w:fill="F2F2F2"/>
      <w:spacing w:before="100" w:beforeAutospacing="1" w:after="100" w:afterAutospacing="1"/>
      <w:ind w:firstLineChars="400" w:firstLine="400"/>
    </w:pPr>
    <w:rPr>
      <w:rFonts w:ascii="TH SarabunPSK" w:eastAsia="Times New Roman" w:hAnsi="TH SarabunPSK" w:cs="TH SarabunPSK"/>
      <w:b/>
      <w:bCs/>
      <w:color w:val="FF0000"/>
    </w:rPr>
  </w:style>
  <w:style w:type="paragraph" w:customStyle="1" w:styleId="xl210">
    <w:name w:val="xl210"/>
    <w:basedOn w:val="a"/>
    <w:rsid w:val="002F0F57"/>
    <w:pPr>
      <w:pBdr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  <w:rPr>
      <w:rFonts w:ascii="TH SarabunPSK" w:eastAsia="Times New Roman" w:hAnsi="TH SarabunPSK" w:cs="TH SarabunPSK"/>
      <w:b/>
      <w:bCs/>
      <w:color w:val="FF0000"/>
    </w:rPr>
  </w:style>
  <w:style w:type="paragraph" w:customStyle="1" w:styleId="xl211">
    <w:name w:val="xl211"/>
    <w:basedOn w:val="a"/>
    <w:rsid w:val="002F0F5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212">
    <w:name w:val="xl212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i/>
      <w:iCs/>
      <w:color w:val="0066CC"/>
      <w:sz w:val="28"/>
      <w:szCs w:val="28"/>
    </w:rPr>
  </w:style>
  <w:style w:type="paragraph" w:customStyle="1" w:styleId="xl213">
    <w:name w:val="xl213"/>
    <w:basedOn w:val="a"/>
    <w:rsid w:val="002F0F57"/>
    <w:pPr>
      <w:pBdr>
        <w:left w:val="single" w:sz="4" w:space="23" w:color="auto"/>
      </w:pBdr>
      <w:spacing w:before="100" w:beforeAutospacing="1" w:after="100" w:afterAutospacing="1"/>
      <w:ind w:firstLineChars="200" w:firstLine="200"/>
      <w:textAlignment w:val="top"/>
    </w:pPr>
    <w:rPr>
      <w:rFonts w:ascii="TH SarabunPSK" w:eastAsia="Times New Roman" w:hAnsi="TH SarabunPSK" w:cs="TH SarabunPSK"/>
      <w:i/>
      <w:iCs/>
      <w:sz w:val="28"/>
      <w:szCs w:val="28"/>
    </w:rPr>
  </w:style>
  <w:style w:type="paragraph" w:customStyle="1" w:styleId="xl214">
    <w:name w:val="xl214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  <w:rPr>
      <w:rFonts w:ascii="TH SarabunPSK" w:eastAsia="Times New Roman" w:hAnsi="TH SarabunPSK" w:cs="TH SarabunPSK"/>
      <w:b/>
      <w:bCs/>
      <w:color w:val="FF0000"/>
    </w:rPr>
  </w:style>
  <w:style w:type="paragraph" w:customStyle="1" w:styleId="xl215">
    <w:name w:val="xl215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16">
    <w:name w:val="xl216"/>
    <w:basedOn w:val="a"/>
    <w:rsid w:val="002F0F57"/>
    <w:pPr>
      <w:pBdr>
        <w:top w:val="single" w:sz="4" w:space="0" w:color="auto"/>
        <w:left w:val="single" w:sz="4" w:space="31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300" w:firstLine="300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217">
    <w:name w:val="xl217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i/>
      <w:iCs/>
      <w:sz w:val="28"/>
      <w:szCs w:val="28"/>
    </w:rPr>
  </w:style>
  <w:style w:type="paragraph" w:customStyle="1" w:styleId="xl218">
    <w:name w:val="xl218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Baijam" w:eastAsia="Times New Roman" w:hAnsi="TH Baijam" w:cs="TH Baijam"/>
      <w:sz w:val="28"/>
      <w:szCs w:val="28"/>
    </w:rPr>
  </w:style>
  <w:style w:type="paragraph" w:customStyle="1" w:styleId="xl219">
    <w:name w:val="xl219"/>
    <w:basedOn w:val="a"/>
    <w:rsid w:val="002F0F57"/>
    <w:pPr>
      <w:spacing w:before="100" w:beforeAutospacing="1" w:after="100" w:afterAutospacing="1"/>
      <w:jc w:val="center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20">
    <w:name w:val="xl220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TH SarabunPSK" w:eastAsia="Times New Roman" w:hAnsi="TH SarabunPSK" w:cs="TH SarabunPSK"/>
      <w:color w:val="0000FF"/>
      <w:sz w:val="28"/>
      <w:szCs w:val="28"/>
    </w:rPr>
  </w:style>
  <w:style w:type="paragraph" w:customStyle="1" w:styleId="xl221">
    <w:name w:val="xl221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22">
    <w:name w:val="xl222"/>
    <w:basedOn w:val="a"/>
    <w:rsid w:val="002F0F5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223">
    <w:name w:val="xl223"/>
    <w:basedOn w:val="a"/>
    <w:rsid w:val="002F0F57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H SarabunPSK" w:eastAsia="Times New Roman" w:hAnsi="TH SarabunPSK" w:cs="TH SarabunPSK"/>
      <w:b/>
      <w:bCs/>
      <w:sz w:val="28"/>
      <w:szCs w:val="28"/>
    </w:rPr>
  </w:style>
  <w:style w:type="paragraph" w:customStyle="1" w:styleId="xl224">
    <w:name w:val="xl224"/>
    <w:basedOn w:val="a"/>
    <w:rsid w:val="002F0F57"/>
    <w:pPr>
      <w:pBdr>
        <w:lef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b/>
      <w:bCs/>
      <w:color w:val="0000FF"/>
      <w:sz w:val="28"/>
      <w:szCs w:val="28"/>
    </w:rPr>
  </w:style>
  <w:style w:type="paragraph" w:customStyle="1" w:styleId="xl225">
    <w:name w:val="xl225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center"/>
      <w:textAlignment w:val="center"/>
    </w:pPr>
    <w:rPr>
      <w:rFonts w:ascii="TH SarabunPSK" w:eastAsia="Times New Roman" w:hAnsi="TH SarabunPSK" w:cs="TH SarabunPSK"/>
      <w:color w:val="000000"/>
      <w:sz w:val="28"/>
      <w:szCs w:val="28"/>
    </w:rPr>
  </w:style>
  <w:style w:type="paragraph" w:customStyle="1" w:styleId="xl226">
    <w:name w:val="xl226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BF1DE"/>
      <w:spacing w:before="100" w:beforeAutospacing="1" w:after="100" w:afterAutospacing="1"/>
      <w:jc w:val="center"/>
    </w:pPr>
    <w:rPr>
      <w:rFonts w:ascii="TH SarabunPSK" w:eastAsia="Times New Roman" w:hAnsi="TH SarabunPSK" w:cs="TH SarabunPSK"/>
      <w:color w:val="000000"/>
      <w:sz w:val="28"/>
      <w:szCs w:val="28"/>
    </w:rPr>
  </w:style>
  <w:style w:type="paragraph" w:customStyle="1" w:styleId="xl227">
    <w:name w:val="xl227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0DA"/>
      <w:spacing w:before="100" w:beforeAutospacing="1" w:after="100" w:afterAutospacing="1"/>
    </w:pPr>
    <w:rPr>
      <w:rFonts w:ascii="TH SarabunPSK" w:eastAsia="Times New Roman" w:hAnsi="TH SarabunPSK" w:cs="TH SarabunPSK"/>
      <w:b/>
      <w:bCs/>
      <w:color w:val="000000"/>
      <w:sz w:val="28"/>
      <w:szCs w:val="28"/>
    </w:rPr>
  </w:style>
  <w:style w:type="paragraph" w:customStyle="1" w:styleId="xl228">
    <w:name w:val="xl228"/>
    <w:basedOn w:val="a"/>
    <w:rsid w:val="002F0F57"/>
    <w:pPr>
      <w:pBdr>
        <w:top w:val="single" w:sz="4" w:space="0" w:color="auto"/>
        <w:left w:val="single" w:sz="4" w:space="0" w:color="333333"/>
        <w:bottom w:val="single" w:sz="4" w:space="0" w:color="auto"/>
        <w:right w:val="single" w:sz="4" w:space="0" w:color="333333"/>
      </w:pBdr>
      <w:shd w:val="clear" w:color="000000" w:fill="CCC0DA"/>
      <w:spacing w:before="100" w:beforeAutospacing="1" w:after="100" w:afterAutospacing="1"/>
    </w:pPr>
    <w:rPr>
      <w:rFonts w:ascii="TH SarabunPSK" w:eastAsia="Times New Roman" w:hAnsi="TH SarabunPSK" w:cs="TH SarabunPSK"/>
      <w:color w:val="000000"/>
      <w:sz w:val="28"/>
      <w:szCs w:val="28"/>
    </w:rPr>
  </w:style>
  <w:style w:type="paragraph" w:customStyle="1" w:styleId="xl229">
    <w:name w:val="xl229"/>
    <w:basedOn w:val="a"/>
    <w:rsid w:val="002F0F5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BF1DE"/>
      <w:spacing w:before="100" w:beforeAutospacing="1" w:after="100" w:afterAutospacing="1"/>
    </w:pPr>
    <w:rPr>
      <w:rFonts w:ascii="Calibri" w:eastAsia="Times New Roman" w:hAnsi="Calibri" w:cs="Calibri"/>
      <w:color w:val="000000"/>
      <w:sz w:val="22"/>
      <w:szCs w:val="22"/>
    </w:rPr>
  </w:style>
  <w:style w:type="paragraph" w:customStyle="1" w:styleId="xl230">
    <w:name w:val="xl230"/>
    <w:basedOn w:val="a"/>
    <w:rsid w:val="002F0F57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TH Baijam" w:eastAsia="Times New Roman" w:hAnsi="TH Baijam" w:cs="TH Baijam"/>
      <w:sz w:val="28"/>
      <w:szCs w:val="28"/>
    </w:rPr>
  </w:style>
  <w:style w:type="paragraph" w:customStyle="1" w:styleId="xl231">
    <w:name w:val="xl231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32">
    <w:name w:val="xl232"/>
    <w:basedOn w:val="a"/>
    <w:rsid w:val="002F0F57"/>
    <w:pPr>
      <w:pBdr>
        <w:left w:val="single" w:sz="4" w:space="0" w:color="auto"/>
      </w:pBd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33">
    <w:name w:val="xl233"/>
    <w:basedOn w:val="a"/>
    <w:rsid w:val="002F0F57"/>
    <w:pPr>
      <w:pBdr>
        <w:left w:val="single" w:sz="4" w:space="0" w:color="auto"/>
      </w:pBdr>
      <w:spacing w:before="100" w:beforeAutospacing="1" w:after="100" w:afterAutospacing="1"/>
      <w:jc w:val="right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34">
    <w:name w:val="xl234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35">
    <w:name w:val="xl235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36">
    <w:name w:val="xl236"/>
    <w:basedOn w:val="a"/>
    <w:rsid w:val="002F0F57"/>
    <w:pPr>
      <w:spacing w:before="100" w:beforeAutospacing="1" w:after="100" w:afterAutospacing="1"/>
      <w:textAlignment w:val="top"/>
    </w:pPr>
    <w:rPr>
      <w:rFonts w:ascii="TH SarabunPSK" w:eastAsia="Times New Roman" w:hAnsi="TH SarabunPSK" w:cs="TH SarabunPSK"/>
      <w:i/>
      <w:iCs/>
      <w:color w:val="0066CC"/>
      <w:sz w:val="28"/>
      <w:szCs w:val="28"/>
    </w:rPr>
  </w:style>
  <w:style w:type="paragraph" w:customStyle="1" w:styleId="xl237">
    <w:name w:val="xl237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sz w:val="24"/>
      <w:szCs w:val="24"/>
    </w:rPr>
  </w:style>
  <w:style w:type="paragraph" w:customStyle="1" w:styleId="xl238">
    <w:name w:val="xl238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sz w:val="24"/>
      <w:szCs w:val="24"/>
    </w:rPr>
  </w:style>
  <w:style w:type="paragraph" w:customStyle="1" w:styleId="xl239">
    <w:name w:val="xl239"/>
    <w:basedOn w:val="a"/>
    <w:rsid w:val="002F0F57"/>
    <w:pPr>
      <w:pBdr>
        <w:left w:val="single" w:sz="4" w:space="31" w:color="auto"/>
      </w:pBdr>
      <w:spacing w:before="100" w:beforeAutospacing="1" w:after="100" w:afterAutospacing="1"/>
      <w:ind w:firstLineChars="300" w:firstLine="300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40">
    <w:name w:val="xl240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i/>
      <w:iCs/>
      <w:sz w:val="28"/>
      <w:szCs w:val="28"/>
    </w:rPr>
  </w:style>
  <w:style w:type="paragraph" w:customStyle="1" w:styleId="xl241">
    <w:name w:val="xl241"/>
    <w:basedOn w:val="a"/>
    <w:rsid w:val="002F0F57"/>
    <w:pPr>
      <w:pBdr>
        <w:left w:val="single" w:sz="4" w:space="23" w:color="auto"/>
        <w:right w:val="single" w:sz="4" w:space="0" w:color="auto"/>
      </w:pBdr>
      <w:spacing w:before="100" w:beforeAutospacing="1" w:after="100" w:afterAutospacing="1"/>
      <w:ind w:firstLineChars="200" w:firstLine="200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42">
    <w:name w:val="xl242"/>
    <w:basedOn w:val="a"/>
    <w:rsid w:val="002F0F57"/>
    <w:pPr>
      <w:pBdr>
        <w:left w:val="single" w:sz="4" w:space="23" w:color="auto"/>
        <w:right w:val="single" w:sz="4" w:space="0" w:color="auto"/>
      </w:pBdr>
      <w:spacing w:before="100" w:beforeAutospacing="1" w:after="100" w:afterAutospacing="1"/>
      <w:ind w:firstLineChars="200" w:firstLine="200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43">
    <w:name w:val="xl243"/>
    <w:basedOn w:val="a"/>
    <w:rsid w:val="002F0F57"/>
    <w:pPr>
      <w:pBdr>
        <w:left w:val="single" w:sz="4" w:space="23" w:color="auto"/>
      </w:pBdr>
      <w:spacing w:before="100" w:beforeAutospacing="1" w:after="100" w:afterAutospacing="1"/>
      <w:ind w:firstLineChars="200" w:firstLine="200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44">
    <w:name w:val="xl244"/>
    <w:basedOn w:val="a"/>
    <w:rsid w:val="002F0F5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45">
    <w:name w:val="xl245"/>
    <w:basedOn w:val="a"/>
    <w:rsid w:val="002F0F57"/>
    <w:pPr>
      <w:pBdr>
        <w:top w:val="single" w:sz="4" w:space="0" w:color="auto"/>
        <w:left w:val="single" w:sz="4" w:space="11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</w:pPr>
    <w:rPr>
      <w:rFonts w:ascii="TH SarabunPSK" w:eastAsia="Times New Roman" w:hAnsi="TH SarabunPSK" w:cs="TH SarabunPSK"/>
      <w:b/>
      <w:bCs/>
      <w:color w:val="FF0000"/>
      <w:sz w:val="28"/>
      <w:szCs w:val="28"/>
    </w:rPr>
  </w:style>
  <w:style w:type="paragraph" w:customStyle="1" w:styleId="xl246">
    <w:name w:val="xl246"/>
    <w:basedOn w:val="a"/>
    <w:rsid w:val="002F0F57"/>
    <w:pPr>
      <w:spacing w:before="100" w:beforeAutospacing="1" w:after="100" w:afterAutospacing="1"/>
    </w:pPr>
    <w:rPr>
      <w:rFonts w:ascii="TH SarabunPSK" w:eastAsia="Times New Roman" w:hAnsi="TH SarabunPSK" w:cs="TH SarabunPSK"/>
      <w:i/>
      <w:iCs/>
      <w:color w:val="0066CC"/>
      <w:sz w:val="28"/>
      <w:szCs w:val="28"/>
    </w:rPr>
  </w:style>
  <w:style w:type="paragraph" w:customStyle="1" w:styleId="xl247">
    <w:name w:val="xl247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eastAsia="Times New Roman" w:hAnsi="Tahoma" w:cs="Tahoma"/>
      <w:sz w:val="24"/>
      <w:szCs w:val="24"/>
    </w:rPr>
  </w:style>
  <w:style w:type="paragraph" w:customStyle="1" w:styleId="xl248">
    <w:name w:val="xl248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ahoma" w:eastAsia="Times New Roman" w:hAnsi="Tahoma" w:cs="Tahoma"/>
      <w:sz w:val="24"/>
      <w:szCs w:val="24"/>
    </w:rPr>
  </w:style>
  <w:style w:type="paragraph" w:customStyle="1" w:styleId="xl249">
    <w:name w:val="xl249"/>
    <w:basedOn w:val="a"/>
    <w:rsid w:val="002F0F5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50">
    <w:name w:val="xl250"/>
    <w:basedOn w:val="a"/>
    <w:rsid w:val="002F0F5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H SarabunPSK" w:eastAsia="Times New Roman" w:hAnsi="TH SarabunPSK" w:cs="TH SarabunPSK"/>
      <w:sz w:val="28"/>
      <w:szCs w:val="28"/>
    </w:rPr>
  </w:style>
  <w:style w:type="paragraph" w:customStyle="1" w:styleId="xl251">
    <w:name w:val="xl251"/>
    <w:basedOn w:val="a"/>
    <w:rsid w:val="002F0F5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eastAsia="Times New Roman" w:hAnsi="Tahoma" w:cs="Tahoma"/>
      <w:sz w:val="24"/>
      <w:szCs w:val="24"/>
    </w:rPr>
  </w:style>
  <w:style w:type="character" w:styleId="afff">
    <w:name w:val="Placeholder Text"/>
    <w:basedOn w:val="a0"/>
    <w:uiPriority w:val="99"/>
    <w:semiHidden/>
    <w:rsid w:val="002714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5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5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573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573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574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574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574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574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57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5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332417-F6B2-4662-B1E0-315D576C1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38</Pages>
  <Words>7520</Words>
  <Characters>42865</Characters>
  <Application>Microsoft Office Word</Application>
  <DocSecurity>0</DocSecurity>
  <Lines>357</Lines>
  <Paragraphs>100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คู่มือสมาชิก</vt:lpstr>
      <vt:lpstr>คู่มือสมาชิก</vt:lpstr>
    </vt:vector>
  </TitlesOfParts>
  <Company/>
  <LinksUpToDate>false</LinksUpToDate>
  <CharactersWithSpaces>50285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คู่มือสมาชิก</dc:title>
  <dc:creator>ฤทธิไกร ไชยงาม</dc:creator>
  <cp:lastModifiedBy>Isara</cp:lastModifiedBy>
  <cp:revision>4</cp:revision>
  <cp:lastPrinted>2014-01-13T03:21:00Z</cp:lastPrinted>
  <dcterms:created xsi:type="dcterms:W3CDTF">2014-01-17T08:09:00Z</dcterms:created>
  <dcterms:modified xsi:type="dcterms:W3CDTF">2014-01-17T08:26:00Z</dcterms:modified>
</cp:coreProperties>
</file>